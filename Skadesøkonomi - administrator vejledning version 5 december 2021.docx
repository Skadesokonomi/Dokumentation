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hdphoto1.wdp" ContentType="image/vnd.ms-photo"/>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comments.xml" ContentType="application/vnd.openxmlformats-officedocument.wordprocessingml.comment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right"/>
        <w:rPr>
          <w:b/>
          <w:b/>
          <w:bCs/>
          <w:sz w:val="22"/>
          <w:szCs w:val="22"/>
        </w:rPr>
      </w:pPr>
      <w:r>
        <w:rPr>
          <w:b/>
          <w:bCs/>
          <w:sz w:val="22"/>
          <w:szCs w:val="22"/>
        </w:rPr>
      </w:r>
    </w:p>
    <w:p>
      <w:pPr>
        <w:pStyle w:val="Normal"/>
        <w:spacing w:before="0" w:after="0"/>
        <w:jc w:val="center"/>
        <w:rPr>
          <w:b/>
          <w:b/>
          <w:bCs/>
          <w:sz w:val="56"/>
          <w:szCs w:val="56"/>
        </w:rPr>
      </w:pPr>
      <w:r>
        <w:rPr>
          <w:b/>
          <w:bCs/>
          <w:sz w:val="56"/>
          <w:szCs w:val="56"/>
        </w:rPr>
        <w:t>Administratorvejledning til SkadesØkonomi</w:t>
      </w:r>
    </w:p>
    <w:p>
      <w:pPr>
        <w:pStyle w:val="Normal"/>
        <w:spacing w:before="0" w:after="0"/>
        <w:jc w:val="center"/>
        <w:rPr/>
      </w:pPr>
      <w:r>
        <w:rPr/>
        <w:t>Version 1 - 28. november 2021</w:t>
      </w:r>
    </w:p>
    <w:p>
      <w:pPr>
        <w:pStyle w:val="Normal"/>
        <w:spacing w:before="0" w:after="0"/>
        <w:jc w:val="center"/>
        <w:rPr>
          <w:b/>
          <w:b/>
          <w:bCs/>
          <w:sz w:val="56"/>
          <w:szCs w:val="56"/>
        </w:rPr>
      </w:pPr>
      <w:r>
        <w:rPr>
          <w:b/>
          <w:bCs/>
          <w:sz w:val="56"/>
          <w:szCs w:val="56"/>
        </w:rPr>
      </w:r>
    </w:p>
    <w:p>
      <w:pPr>
        <w:pStyle w:val="Normal"/>
        <w:rPr/>
      </w:pPr>
      <w:r>
        <w:rPr/>
        <w:drawing>
          <wp:inline distT="0" distB="0" distL="0" distR="0">
            <wp:extent cx="5943600" cy="4029075"/>
            <wp:effectExtent l="0" t="0" r="0" b="0"/>
            <wp:docPr id="1" name="Billede 5"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5" descr="Et billede, der indeholder kort&#10;&#10;Automatisk genereret beskrivelse"/>
                    <pic:cNvPicPr>
                      <a:picLocks noChangeAspect="1" noChangeArrowheads="1"/>
                    </pic:cNvPicPr>
                  </pic:nvPicPr>
                  <pic:blipFill>
                    <a:blip r:embed="rId2"/>
                    <a:srcRect l="9932" t="0" r="7054" b="0"/>
                    <a:stretch>
                      <a:fillRect/>
                    </a:stretch>
                  </pic:blipFill>
                  <pic:spPr bwMode="auto">
                    <a:xfrm>
                      <a:off x="0" y="0"/>
                      <a:ext cx="5943600" cy="4029075"/>
                    </a:xfrm>
                    <a:prstGeom prst="rect">
                      <a:avLst/>
                    </a:prstGeom>
                  </pic:spPr>
                </pic:pic>
              </a:graphicData>
            </a:graphic>
          </wp:inline>
        </w:drawing>
      </w:r>
    </w:p>
    <w:p>
      <w:pPr>
        <w:pStyle w:val="Normal"/>
        <w:rPr/>
      </w:pPr>
      <w:r>
        <w:rPr/>
      </w:r>
    </w:p>
    <w:p>
      <w:pPr>
        <w:pStyle w:val="Undertitel"/>
        <w:spacing w:before="0" w:after="0"/>
        <w:rPr/>
      </w:pPr>
      <w:r>
        <w:rPr/>
        <w:t>Forfattere</w:t>
      </w:r>
    </w:p>
    <w:p>
      <w:pPr>
        <w:pStyle w:val="Undertitel"/>
        <w:spacing w:before="0" w:after="0"/>
        <w:rPr>
          <w:sz w:val="20"/>
          <w:szCs w:val="18"/>
        </w:rPr>
      </w:pPr>
      <w:r>
        <w:rPr>
          <w:sz w:val="20"/>
          <w:szCs w:val="18"/>
        </w:rPr>
        <w:t>Bo Victor Thomsen, GIS- og IT Specialist, AestasGIS</w:t>
      </w:r>
    </w:p>
    <w:p>
      <w:pPr>
        <w:pStyle w:val="Undertitel"/>
        <w:spacing w:before="0" w:after="0"/>
        <w:rPr>
          <w:sz w:val="20"/>
          <w:szCs w:val="18"/>
        </w:rPr>
      </w:pPr>
      <w:r>
        <w:rPr>
          <w:sz w:val="20"/>
          <w:szCs w:val="18"/>
        </w:rPr>
        <w:t>Per Skougaard Kaspersen, Senior Specialist, LNH water</w:t>
      </w:r>
    </w:p>
    <w:p>
      <w:pPr>
        <w:pStyle w:val="Undertitel"/>
        <w:spacing w:before="0" w:after="0"/>
        <w:rPr>
          <w:sz w:val="20"/>
          <w:szCs w:val="18"/>
        </w:rPr>
      </w:pPr>
      <w:r>
        <w:rPr>
          <w:sz w:val="20"/>
          <w:szCs w:val="18"/>
        </w:rPr>
        <w:t>Kirsten Halsnæs, Professor, Danmarks Tekniske Universitet</w:t>
      </w:r>
    </w:p>
    <w:p>
      <w:pPr>
        <w:pStyle w:val="Undertitel"/>
        <w:spacing w:before="0" w:after="0"/>
        <w:rPr>
          <w:sz w:val="20"/>
          <w:szCs w:val="18"/>
        </w:rPr>
      </w:pPr>
      <w:r>
        <w:rPr>
          <w:sz w:val="20"/>
          <w:szCs w:val="18"/>
        </w:rPr>
        <w:t>Jesper Gaardboe Jensen, Chef Data &amp; Analyse/Geo Fyn, Erhvervshus Fyn</w:t>
      </w:r>
    </w:p>
    <w:p>
      <w:pPr>
        <w:sectPr>
          <w:headerReference w:type="default" r:id="rId3"/>
          <w:type w:val="nextPage"/>
          <w:pgSz w:w="12240" w:h="15840"/>
          <w:pgMar w:left="1440" w:right="1440" w:gutter="0" w:header="720" w:top="1440" w:footer="0" w:bottom="1440"/>
          <w:pgNumType w:fmt="decimal"/>
          <w:formProt w:val="false"/>
          <w:textDirection w:val="lrTb"/>
          <w:docGrid w:type="default" w:linePitch="100" w:charSpace="0"/>
        </w:sectPr>
      </w:pPr>
    </w:p>
    <w:sdt>
      <w:sdtPr>
        <w:docPartObj>
          <w:docPartGallery w:val="Table of Contents"/>
          <w:docPartUnique w:val="true"/>
        </w:docPartObj>
      </w:sdtPr>
      <w:sdtContent>
        <w:p>
          <w:pPr>
            <w:pStyle w:val="Normal"/>
            <w:rPr>
              <w:bCs/>
              <w:szCs w:val="24"/>
            </w:rPr>
          </w:pPr>
          <w:r>
            <w:rPr>
              <w:b/>
              <w:bCs/>
              <w:sz w:val="32"/>
              <w:szCs w:val="24"/>
            </w:rPr>
            <w:t>Indhold</w:t>
          </w:r>
        </w:p>
        <w:p>
          <w:pPr>
            <w:pStyle w:val="Indholdsfortegnelse1"/>
            <w:tabs>
              <w:tab w:val="clear" w:pos="720"/>
              <w:tab w:val="left" w:pos="660" w:leader="none"/>
              <w:tab w:val="right" w:pos="9350" w:leader="dot"/>
            </w:tabs>
            <w:rPr>
              <w:sz w:val="22"/>
              <w:szCs w:val="22"/>
              <w:lang w:eastAsia="da-DK"/>
            </w:rPr>
          </w:pPr>
          <w:r>
            <w:fldChar w:fldCharType="begin"/>
          </w:r>
          <w:r>
            <w:rPr>
              <w:webHidden/>
              <w:rStyle w:val="Indeksspring"/>
              <w:rFonts w:ascii="Times New Roman" w:hAnsi="Times New Roman"/>
            </w:rPr>
            <w:instrText> TOC \z \o "1-3" \u \h</w:instrText>
          </w:r>
          <w:r>
            <w:rPr>
              <w:webHidden/>
              <w:rStyle w:val="Indeksspring"/>
              <w:rFonts w:ascii="Times New Roman" w:hAnsi="Times New Roman"/>
            </w:rPr>
            <w:fldChar w:fldCharType="separate"/>
          </w:r>
          <w:hyperlink w:anchor="_Toc89019908">
            <w:r>
              <w:rPr>
                <w:webHidden/>
                <w:rStyle w:val="Indeksspring"/>
                <w:rFonts w:ascii="Times New Roman" w:hAnsi="Times New Roman"/>
              </w:rPr>
              <w:t>1.</w:t>
            </w:r>
            <w:r>
              <w:rPr>
                <w:rStyle w:val="Indeksspring"/>
                <w:sz w:val="22"/>
                <w:szCs w:val="22"/>
                <w:lang w:eastAsia="da-DK"/>
              </w:rPr>
              <w:tab/>
            </w:r>
            <w:r>
              <w:rPr>
                <w:rStyle w:val="Indeksspring"/>
              </w:rPr>
              <w:t>Introduktion</w:t>
            </w:r>
            <w:r>
              <w:rPr>
                <w:webHidden/>
              </w:rPr>
              <w:fldChar w:fldCharType="begin"/>
            </w:r>
            <w:r>
              <w:rPr>
                <w:webHidden/>
              </w:rPr>
              <w:instrText>PAGEREF _Toc89019908 \h</w:instrText>
            </w:r>
            <w:r>
              <w:rPr>
                <w:webHidden/>
              </w:rPr>
              <w:fldChar w:fldCharType="separate"/>
            </w:r>
            <w:r>
              <w:rPr>
                <w:rStyle w:val="Indeksspring"/>
                <w:vanish w:val="false"/>
              </w:rPr>
              <w:tab/>
              <w:t>3</w:t>
            </w:r>
            <w:r>
              <w:rPr>
                <w:webHidden/>
              </w:rPr>
              <w:fldChar w:fldCharType="end"/>
            </w:r>
          </w:hyperlink>
        </w:p>
        <w:p>
          <w:pPr>
            <w:pStyle w:val="Indholdsfortegnelse1"/>
            <w:tabs>
              <w:tab w:val="clear" w:pos="720"/>
              <w:tab w:val="left" w:pos="660" w:leader="none"/>
              <w:tab w:val="right" w:pos="9350" w:leader="dot"/>
            </w:tabs>
            <w:rPr>
              <w:sz w:val="22"/>
              <w:szCs w:val="22"/>
              <w:lang w:eastAsia="da-DK"/>
            </w:rPr>
          </w:pPr>
          <w:hyperlink w:anchor="_Toc89019909">
            <w:r>
              <w:rPr>
                <w:webHidden/>
                <w:rStyle w:val="Indeksspring"/>
              </w:rPr>
              <w:t>2.</w:t>
            </w:r>
            <w:r>
              <w:rPr>
                <w:rStyle w:val="Indeksspring"/>
                <w:sz w:val="22"/>
                <w:szCs w:val="22"/>
                <w:lang w:eastAsia="da-DK"/>
              </w:rPr>
              <w:tab/>
            </w:r>
            <w:r>
              <w:rPr>
                <w:rStyle w:val="Indeksspring"/>
              </w:rPr>
              <w:t>Historie</w:t>
            </w:r>
            <w:r>
              <w:rPr>
                <w:webHidden/>
              </w:rPr>
              <w:fldChar w:fldCharType="begin"/>
            </w:r>
            <w:r>
              <w:rPr>
                <w:webHidden/>
              </w:rPr>
              <w:instrText>PAGEREF _Toc89019909 \h</w:instrText>
            </w:r>
            <w:r>
              <w:rPr>
                <w:webHidden/>
              </w:rPr>
              <w:fldChar w:fldCharType="separate"/>
            </w:r>
            <w:r>
              <w:rPr>
                <w:rStyle w:val="Indeksspring"/>
                <w:vanish w:val="false"/>
              </w:rPr>
              <w:tab/>
              <w:t>4</w:t>
            </w:r>
            <w:r>
              <w:rPr>
                <w:webHidden/>
              </w:rPr>
              <w:fldChar w:fldCharType="end"/>
            </w:r>
          </w:hyperlink>
        </w:p>
        <w:p>
          <w:pPr>
            <w:pStyle w:val="Indholdsfortegnelse1"/>
            <w:tabs>
              <w:tab w:val="clear" w:pos="720"/>
              <w:tab w:val="left" w:pos="660" w:leader="none"/>
              <w:tab w:val="right" w:pos="9350" w:leader="dot"/>
            </w:tabs>
            <w:rPr>
              <w:sz w:val="22"/>
              <w:szCs w:val="22"/>
              <w:lang w:eastAsia="da-DK"/>
            </w:rPr>
          </w:pPr>
          <w:hyperlink w:anchor="_Toc89019910">
            <w:r>
              <w:rPr>
                <w:webHidden/>
                <w:rStyle w:val="Indeksspring"/>
              </w:rPr>
              <w:t>3.</w:t>
            </w:r>
            <w:r>
              <w:rPr>
                <w:rStyle w:val="Indeksspring"/>
                <w:sz w:val="22"/>
                <w:szCs w:val="22"/>
                <w:lang w:eastAsia="da-DK"/>
              </w:rPr>
              <w:tab/>
            </w:r>
            <w:r>
              <w:rPr>
                <w:rStyle w:val="Indeksspring"/>
              </w:rPr>
              <w:t>Idégrundlag for det nye system</w:t>
            </w:r>
            <w:r>
              <w:rPr>
                <w:webHidden/>
              </w:rPr>
              <w:fldChar w:fldCharType="begin"/>
            </w:r>
            <w:r>
              <w:rPr>
                <w:webHidden/>
              </w:rPr>
              <w:instrText>PAGEREF _Toc89019910 \h</w:instrText>
            </w:r>
            <w:r>
              <w:rPr>
                <w:webHidden/>
              </w:rPr>
              <w:fldChar w:fldCharType="separate"/>
            </w:r>
            <w:r>
              <w:rPr>
                <w:rStyle w:val="Indeksspring"/>
                <w:vanish w:val="false"/>
              </w:rPr>
              <w:tab/>
              <w:t>4</w:t>
            </w:r>
            <w:r>
              <w:rPr>
                <w:webHidden/>
              </w:rPr>
              <w:fldChar w:fldCharType="end"/>
            </w:r>
          </w:hyperlink>
        </w:p>
        <w:p>
          <w:pPr>
            <w:pStyle w:val="Indholdsfortegnelse1"/>
            <w:tabs>
              <w:tab w:val="clear" w:pos="720"/>
              <w:tab w:val="left" w:pos="660" w:leader="none"/>
              <w:tab w:val="right" w:pos="9350" w:leader="dot"/>
            </w:tabs>
            <w:rPr>
              <w:sz w:val="22"/>
              <w:szCs w:val="22"/>
              <w:lang w:eastAsia="da-DK"/>
            </w:rPr>
          </w:pPr>
          <w:hyperlink w:anchor="_Toc89019911">
            <w:r>
              <w:rPr>
                <w:webHidden/>
                <w:rStyle w:val="Indeksspring"/>
              </w:rPr>
              <w:t>4.</w:t>
            </w:r>
            <w:r>
              <w:rPr>
                <w:rStyle w:val="Indeksspring"/>
                <w:sz w:val="22"/>
                <w:szCs w:val="22"/>
                <w:lang w:eastAsia="da-DK"/>
              </w:rPr>
              <w:tab/>
            </w:r>
            <w:r>
              <w:rPr>
                <w:rStyle w:val="Indeksspring"/>
              </w:rPr>
              <w:t>Parameter-tabellen</w:t>
            </w:r>
            <w:r>
              <w:rPr>
                <w:webHidden/>
              </w:rPr>
              <w:fldChar w:fldCharType="begin"/>
            </w:r>
            <w:r>
              <w:rPr>
                <w:webHidden/>
              </w:rPr>
              <w:instrText>PAGEREF _Toc89019911 \h</w:instrText>
            </w:r>
            <w:r>
              <w:rPr>
                <w:webHidden/>
              </w:rPr>
              <w:fldChar w:fldCharType="separate"/>
            </w:r>
            <w:r>
              <w:rPr>
                <w:rStyle w:val="Indeksspring"/>
                <w:vanish w:val="false"/>
              </w:rPr>
              <w:tab/>
              <w:t>7</w:t>
            </w:r>
            <w:r>
              <w:rPr>
                <w:webHidden/>
              </w:rPr>
              <w:fldChar w:fldCharType="end"/>
            </w:r>
          </w:hyperlink>
        </w:p>
        <w:p>
          <w:pPr>
            <w:pStyle w:val="Indholdsfortegnelse2"/>
            <w:tabs>
              <w:tab w:val="clear" w:pos="720"/>
              <w:tab w:val="right" w:pos="9350" w:leader="dot"/>
            </w:tabs>
            <w:rPr>
              <w:sz w:val="22"/>
              <w:szCs w:val="22"/>
              <w:lang w:eastAsia="da-DK"/>
            </w:rPr>
          </w:pPr>
          <w:hyperlink w:anchor="_Toc89019912">
            <w:r>
              <w:rPr>
                <w:webHidden/>
                <w:rStyle w:val="Indeksspring"/>
              </w:rPr>
              <w:t>Opbygning af hieraki vha. “parent” feltet</w:t>
            </w:r>
            <w:r>
              <w:rPr>
                <w:webHidden/>
              </w:rPr>
              <w:fldChar w:fldCharType="begin"/>
            </w:r>
            <w:r>
              <w:rPr>
                <w:webHidden/>
              </w:rPr>
              <w:instrText>PAGEREF _Toc89019912 \h</w:instrText>
            </w:r>
            <w:r>
              <w:rPr>
                <w:webHidden/>
              </w:rPr>
              <w:fldChar w:fldCharType="separate"/>
            </w:r>
            <w:r>
              <w:rPr>
                <w:rStyle w:val="Indeksspring"/>
                <w:vanish w:val="false"/>
              </w:rPr>
              <w:tab/>
              <w:t>8</w:t>
            </w:r>
            <w:r>
              <w:rPr>
                <w:webHidden/>
              </w:rPr>
              <w:fldChar w:fldCharType="end"/>
            </w:r>
          </w:hyperlink>
        </w:p>
        <w:p>
          <w:pPr>
            <w:pStyle w:val="Indholdsfortegnelse2"/>
            <w:tabs>
              <w:tab w:val="clear" w:pos="720"/>
              <w:tab w:val="right" w:pos="9350" w:leader="dot"/>
            </w:tabs>
            <w:rPr>
              <w:sz w:val="22"/>
              <w:szCs w:val="22"/>
              <w:lang w:eastAsia="da-DK"/>
            </w:rPr>
          </w:pPr>
          <w:hyperlink w:anchor="_Toc89019913">
            <w:r>
              <w:rPr>
                <w:webHidden/>
                <w:rStyle w:val="Indeksspring"/>
              </w:rPr>
              <w:t>Struktur og feltbeskrivelse for parameter tabel</w:t>
            </w:r>
            <w:r>
              <w:rPr>
                <w:webHidden/>
              </w:rPr>
              <w:fldChar w:fldCharType="begin"/>
            </w:r>
            <w:r>
              <w:rPr>
                <w:webHidden/>
              </w:rPr>
              <w:instrText>PAGEREF _Toc89019913 \h</w:instrText>
            </w:r>
            <w:r>
              <w:rPr>
                <w:webHidden/>
              </w:rPr>
              <w:fldChar w:fldCharType="separate"/>
            </w:r>
            <w:r>
              <w:rPr>
                <w:rStyle w:val="Indeksspring"/>
                <w:vanish w:val="false"/>
              </w:rPr>
              <w:tab/>
              <w:t>8</w:t>
            </w:r>
            <w:r>
              <w:rPr>
                <w:webHidden/>
              </w:rPr>
              <w:fldChar w:fldCharType="end"/>
            </w:r>
          </w:hyperlink>
        </w:p>
        <w:p>
          <w:pPr>
            <w:pStyle w:val="Indholdsfortegnelse2"/>
            <w:tabs>
              <w:tab w:val="clear" w:pos="720"/>
              <w:tab w:val="right" w:pos="9350" w:leader="dot"/>
            </w:tabs>
            <w:rPr>
              <w:sz w:val="22"/>
              <w:szCs w:val="22"/>
              <w:lang w:eastAsia="da-DK"/>
            </w:rPr>
          </w:pPr>
          <w:hyperlink w:anchor="_Toc89019914">
            <w:r>
              <w:rPr>
                <w:webHidden/>
                <w:rStyle w:val="Indeksspring"/>
              </w:rPr>
              <w:t>Brug af “type” feltet</w:t>
            </w:r>
            <w:r>
              <w:rPr>
                <w:webHidden/>
              </w:rPr>
              <w:fldChar w:fldCharType="begin"/>
            </w:r>
            <w:r>
              <w:rPr>
                <w:webHidden/>
              </w:rPr>
              <w:instrText>PAGEREF _Toc89019914 \h</w:instrText>
            </w:r>
            <w:r>
              <w:rPr>
                <w:webHidden/>
              </w:rPr>
              <w:fldChar w:fldCharType="separate"/>
            </w:r>
            <w:r>
              <w:rPr>
                <w:rStyle w:val="Indeksspring"/>
                <w:vanish w:val="false"/>
              </w:rPr>
              <w:tab/>
              <w:t>9</w:t>
            </w:r>
            <w:r>
              <w:rPr>
                <w:webHidden/>
              </w:rPr>
              <w:fldChar w:fldCharType="end"/>
            </w:r>
          </w:hyperlink>
        </w:p>
        <w:p>
          <w:pPr>
            <w:pStyle w:val="Indholdsfortegnelse2"/>
            <w:tabs>
              <w:tab w:val="clear" w:pos="720"/>
              <w:tab w:val="right" w:pos="9350" w:leader="dot"/>
            </w:tabs>
            <w:rPr>
              <w:sz w:val="22"/>
              <w:szCs w:val="22"/>
              <w:lang w:eastAsia="da-DK"/>
            </w:rPr>
          </w:pPr>
          <w:hyperlink w:anchor="_Toc89019915">
            <w:r>
              <w:rPr>
                <w:webHidden/>
                <w:rStyle w:val="Indeksspring"/>
              </w:rPr>
              <w:t>Retningslinjer vedrørende navngivning af parametre</w:t>
            </w:r>
            <w:r>
              <w:rPr>
                <w:webHidden/>
              </w:rPr>
              <w:fldChar w:fldCharType="begin"/>
            </w:r>
            <w:r>
              <w:rPr>
                <w:webHidden/>
              </w:rPr>
              <w:instrText>PAGEREF _Toc89019915 \h</w:instrText>
            </w:r>
            <w:r>
              <w:rPr>
                <w:webHidden/>
              </w:rPr>
              <w:fldChar w:fldCharType="separate"/>
            </w:r>
            <w:r>
              <w:rPr>
                <w:rStyle w:val="Indeksspring"/>
                <w:vanish w:val="false"/>
              </w:rPr>
              <w:tab/>
              <w:t>11</w:t>
            </w:r>
            <w:r>
              <w:rPr>
                <w:webHidden/>
              </w:rPr>
              <w:fldChar w:fldCharType="end"/>
            </w:r>
          </w:hyperlink>
        </w:p>
        <w:p>
          <w:pPr>
            <w:pStyle w:val="Indholdsfortegnelse1"/>
            <w:tabs>
              <w:tab w:val="clear" w:pos="720"/>
              <w:tab w:val="left" w:pos="660" w:leader="none"/>
              <w:tab w:val="right" w:pos="9350" w:leader="dot"/>
            </w:tabs>
            <w:rPr>
              <w:sz w:val="22"/>
              <w:szCs w:val="22"/>
              <w:lang w:eastAsia="da-DK"/>
            </w:rPr>
          </w:pPr>
          <w:hyperlink w:anchor="_Toc89019916">
            <w:r>
              <w:rPr>
                <w:webHidden/>
                <w:rStyle w:val="Indeksspring"/>
              </w:rPr>
              <w:t>5.</w:t>
            </w:r>
            <w:r>
              <w:rPr>
                <w:rStyle w:val="Indeksspring"/>
                <w:sz w:val="22"/>
                <w:szCs w:val="22"/>
                <w:lang w:eastAsia="da-DK"/>
              </w:rPr>
              <w:tab/>
            </w:r>
            <w:r>
              <w:rPr>
                <w:rStyle w:val="Indeksspring"/>
              </w:rPr>
              <w:t>Konvertering af rasterbaserede data til vektordata</w:t>
            </w:r>
            <w:r>
              <w:rPr>
                <w:webHidden/>
              </w:rPr>
              <w:fldChar w:fldCharType="begin"/>
            </w:r>
            <w:r>
              <w:rPr>
                <w:webHidden/>
              </w:rPr>
              <w:instrText>PAGEREF _Toc89019916 \h</w:instrText>
            </w:r>
            <w:r>
              <w:rPr>
                <w:webHidden/>
              </w:rPr>
              <w:fldChar w:fldCharType="separate"/>
            </w:r>
            <w:r>
              <w:rPr>
                <w:rStyle w:val="Indeksspring"/>
                <w:vanish w:val="false"/>
              </w:rPr>
              <w:tab/>
              <w:t>12</w:t>
            </w:r>
            <w:r>
              <w:rPr>
                <w:webHidden/>
              </w:rPr>
              <w:fldChar w:fldCharType="end"/>
            </w:r>
          </w:hyperlink>
        </w:p>
        <w:p>
          <w:pPr>
            <w:pStyle w:val="Indholdsfortegnelse1"/>
            <w:tabs>
              <w:tab w:val="clear" w:pos="720"/>
              <w:tab w:val="left" w:pos="660" w:leader="none"/>
              <w:tab w:val="right" w:pos="9350" w:leader="dot"/>
            </w:tabs>
            <w:rPr>
              <w:sz w:val="22"/>
              <w:szCs w:val="22"/>
              <w:lang w:eastAsia="da-DK"/>
            </w:rPr>
          </w:pPr>
          <w:hyperlink w:anchor="_Toc89019917">
            <w:r>
              <w:rPr>
                <w:webHidden/>
                <w:rStyle w:val="Indeksspring"/>
              </w:rPr>
              <w:t>6.</w:t>
            </w:r>
            <w:r>
              <w:rPr>
                <w:rStyle w:val="Indeksspring"/>
                <w:sz w:val="22"/>
                <w:szCs w:val="22"/>
                <w:lang w:eastAsia="da-DK"/>
              </w:rPr>
              <w:tab/>
            </w:r>
            <w:r>
              <w:rPr>
                <w:rStyle w:val="Indeksspring"/>
              </w:rPr>
              <w:t>Import af data til databasen</w:t>
            </w:r>
            <w:r>
              <w:rPr>
                <w:webHidden/>
              </w:rPr>
              <w:fldChar w:fldCharType="begin"/>
            </w:r>
            <w:r>
              <w:rPr>
                <w:webHidden/>
              </w:rPr>
              <w:instrText>PAGEREF _Toc89019917 \h</w:instrText>
            </w:r>
            <w:r>
              <w:rPr>
                <w:webHidden/>
              </w:rPr>
              <w:fldChar w:fldCharType="separate"/>
            </w:r>
            <w:r>
              <w:rPr>
                <w:rStyle w:val="Indeksspring"/>
                <w:vanish w:val="false"/>
              </w:rPr>
              <w:tab/>
              <w:t>13</w:t>
            </w:r>
            <w:r>
              <w:rPr>
                <w:webHidden/>
              </w:rPr>
              <w:fldChar w:fldCharType="end"/>
            </w:r>
          </w:hyperlink>
        </w:p>
        <w:p>
          <w:pPr>
            <w:pStyle w:val="Indholdsfortegnelse1"/>
            <w:tabs>
              <w:tab w:val="clear" w:pos="720"/>
              <w:tab w:val="left" w:pos="660" w:leader="none"/>
              <w:tab w:val="right" w:pos="9350" w:leader="dot"/>
            </w:tabs>
            <w:rPr>
              <w:sz w:val="22"/>
              <w:szCs w:val="22"/>
              <w:lang w:eastAsia="da-DK"/>
            </w:rPr>
          </w:pPr>
          <w:hyperlink w:anchor="_Toc89019918">
            <w:r>
              <w:rPr>
                <w:webHidden/>
                <w:rStyle w:val="Indeksspring"/>
              </w:rPr>
              <w:t>7.</w:t>
            </w:r>
            <w:r>
              <w:rPr>
                <w:rStyle w:val="Indeksspring"/>
                <w:sz w:val="22"/>
                <w:szCs w:val="22"/>
                <w:lang w:eastAsia="da-DK"/>
              </w:rPr>
              <w:tab/>
            </w:r>
            <w:r>
              <w:rPr>
                <w:rStyle w:val="Indeksspring"/>
              </w:rPr>
              <w:t>Tilpasning af parameterdata vedr. tabeller og felter</w:t>
            </w:r>
            <w:r>
              <w:rPr>
                <w:webHidden/>
              </w:rPr>
              <w:fldChar w:fldCharType="begin"/>
            </w:r>
            <w:r>
              <w:rPr>
                <w:webHidden/>
              </w:rPr>
              <w:instrText>PAGEREF _Toc89019918 \h</w:instrText>
            </w:r>
            <w:r>
              <w:rPr>
                <w:webHidden/>
              </w:rPr>
              <w:fldChar w:fldCharType="separate"/>
            </w:r>
            <w:r>
              <w:rPr>
                <w:rStyle w:val="Indeksspring"/>
                <w:vanish w:val="false"/>
              </w:rPr>
              <w:tab/>
              <w:t>15</w:t>
            </w:r>
            <w:r>
              <w:rPr>
                <w:webHidden/>
              </w:rPr>
              <w:fldChar w:fldCharType="end"/>
            </w:r>
          </w:hyperlink>
        </w:p>
        <w:p>
          <w:pPr>
            <w:pStyle w:val="Indholdsfortegnelse2"/>
            <w:tabs>
              <w:tab w:val="clear" w:pos="720"/>
              <w:tab w:val="right" w:pos="9350" w:leader="dot"/>
            </w:tabs>
            <w:rPr>
              <w:sz w:val="22"/>
              <w:szCs w:val="22"/>
              <w:lang w:eastAsia="da-DK"/>
            </w:rPr>
          </w:pPr>
          <w:hyperlink w:anchor="_Toc89019919">
            <w:r>
              <w:rPr>
                <w:webHidden/>
                <w:rStyle w:val="Indeksspring"/>
              </w:rPr>
              <w:t>Liste over tabeller i systemet</w:t>
            </w:r>
            <w:r>
              <w:rPr>
                <w:webHidden/>
              </w:rPr>
              <w:fldChar w:fldCharType="begin"/>
            </w:r>
            <w:r>
              <w:rPr>
                <w:webHidden/>
              </w:rPr>
              <w:instrText>PAGEREF _Toc89019919 \h</w:instrText>
            </w:r>
            <w:r>
              <w:rPr>
                <w:webHidden/>
              </w:rPr>
              <w:fldChar w:fldCharType="separate"/>
            </w:r>
            <w:r>
              <w:rPr>
                <w:rStyle w:val="Indeksspring"/>
                <w:vanish w:val="false"/>
              </w:rPr>
              <w:tab/>
              <w:t>17</w:t>
            </w:r>
            <w:r>
              <w:rPr>
                <w:webHidden/>
              </w:rPr>
              <w:fldChar w:fldCharType="end"/>
            </w:r>
          </w:hyperlink>
        </w:p>
        <w:p>
          <w:pPr>
            <w:pStyle w:val="Indholdsfortegnelse2"/>
            <w:tabs>
              <w:tab w:val="clear" w:pos="720"/>
              <w:tab w:val="right" w:pos="9350" w:leader="dot"/>
            </w:tabs>
            <w:rPr>
              <w:sz w:val="22"/>
              <w:szCs w:val="22"/>
              <w:lang w:eastAsia="da-DK"/>
            </w:rPr>
          </w:pPr>
          <w:hyperlink w:anchor="_Toc89019920">
            <w:r>
              <w:rPr>
                <w:webHidden/>
                <w:rStyle w:val="Indeksspring"/>
              </w:rPr>
              <w:t>Oversvømmelsesdata</w:t>
            </w:r>
            <w:r>
              <w:rPr>
                <w:webHidden/>
              </w:rPr>
              <w:fldChar w:fldCharType="begin"/>
            </w:r>
            <w:r>
              <w:rPr>
                <w:webHidden/>
              </w:rPr>
              <w:instrText>PAGEREF _Toc89019920 \h</w:instrText>
            </w:r>
            <w:r>
              <w:rPr>
                <w:webHidden/>
              </w:rPr>
              <w:fldChar w:fldCharType="separate"/>
            </w:r>
            <w:r>
              <w:rPr>
                <w:rStyle w:val="Indeksspring"/>
                <w:vanish w:val="false"/>
              </w:rPr>
              <w:tab/>
              <w:t>17</w:t>
            </w:r>
            <w:r>
              <w:rPr>
                <w:webHidden/>
              </w:rPr>
              <w:fldChar w:fldCharType="end"/>
            </w:r>
          </w:hyperlink>
        </w:p>
        <w:p>
          <w:pPr>
            <w:pStyle w:val="Indholdsfortegnelse2"/>
            <w:tabs>
              <w:tab w:val="clear" w:pos="720"/>
              <w:tab w:val="right" w:pos="9350" w:leader="dot"/>
            </w:tabs>
            <w:rPr>
              <w:sz w:val="22"/>
              <w:szCs w:val="22"/>
              <w:lang w:eastAsia="da-DK"/>
            </w:rPr>
          </w:pPr>
          <w:hyperlink w:anchor="_Toc89019921">
            <w:r>
              <w:rPr>
                <w:webHidden/>
                <w:rStyle w:val="Indeksspring"/>
              </w:rPr>
              <w:t>Bygninger</w:t>
            </w:r>
            <w:r>
              <w:rPr>
                <w:webHidden/>
              </w:rPr>
              <w:fldChar w:fldCharType="begin"/>
            </w:r>
            <w:r>
              <w:rPr>
                <w:webHidden/>
              </w:rPr>
              <w:instrText>PAGEREF _Toc89019921 \h</w:instrText>
            </w:r>
            <w:r>
              <w:rPr>
                <w:webHidden/>
              </w:rPr>
              <w:fldChar w:fldCharType="separate"/>
            </w:r>
            <w:r>
              <w:rPr>
                <w:rStyle w:val="Indeksspring"/>
                <w:vanish w:val="false"/>
              </w:rPr>
              <w:tab/>
              <w:t>17</w:t>
            </w:r>
            <w:r>
              <w:rPr>
                <w:webHidden/>
              </w:rPr>
              <w:fldChar w:fldCharType="end"/>
            </w:r>
          </w:hyperlink>
        </w:p>
        <w:p>
          <w:pPr>
            <w:pStyle w:val="Indholdsfortegnelse2"/>
            <w:tabs>
              <w:tab w:val="clear" w:pos="720"/>
              <w:tab w:val="right" w:pos="9350" w:leader="dot"/>
            </w:tabs>
            <w:rPr>
              <w:sz w:val="22"/>
              <w:szCs w:val="22"/>
              <w:lang w:eastAsia="da-DK"/>
            </w:rPr>
          </w:pPr>
          <w:hyperlink w:anchor="_Toc89019922">
            <w:r>
              <w:rPr>
                <w:webHidden/>
                <w:rStyle w:val="Indeksspring"/>
              </w:rPr>
              <w:t>Vej og trafik</w:t>
            </w:r>
            <w:r>
              <w:rPr>
                <w:webHidden/>
              </w:rPr>
              <w:fldChar w:fldCharType="begin"/>
            </w:r>
            <w:r>
              <w:rPr>
                <w:webHidden/>
              </w:rPr>
              <w:instrText>PAGEREF _Toc89019922 \h</w:instrText>
            </w:r>
            <w:r>
              <w:rPr>
                <w:webHidden/>
              </w:rPr>
              <w:fldChar w:fldCharType="separate"/>
            </w:r>
            <w:r>
              <w:rPr>
                <w:rStyle w:val="Indeksspring"/>
                <w:vanish w:val="false"/>
              </w:rPr>
              <w:tab/>
              <w:t>17</w:t>
            </w:r>
            <w:r>
              <w:rPr>
                <w:webHidden/>
              </w:rPr>
              <w:fldChar w:fldCharType="end"/>
            </w:r>
          </w:hyperlink>
        </w:p>
        <w:p>
          <w:pPr>
            <w:pStyle w:val="Indholdsfortegnelse2"/>
            <w:tabs>
              <w:tab w:val="clear" w:pos="720"/>
              <w:tab w:val="right" w:pos="9350" w:leader="dot"/>
            </w:tabs>
            <w:rPr>
              <w:sz w:val="22"/>
              <w:szCs w:val="22"/>
              <w:lang w:eastAsia="da-DK"/>
            </w:rPr>
          </w:pPr>
          <w:hyperlink w:anchor="_Toc89019923">
            <w:r>
              <w:rPr>
                <w:webHidden/>
                <w:rStyle w:val="Indeksspring"/>
              </w:rPr>
              <w:t>Firmaer</w:t>
            </w:r>
            <w:r>
              <w:rPr>
                <w:webHidden/>
              </w:rPr>
              <w:fldChar w:fldCharType="begin"/>
            </w:r>
            <w:r>
              <w:rPr>
                <w:webHidden/>
              </w:rPr>
              <w:instrText>PAGEREF _Toc89019923 \h</w:instrText>
            </w:r>
            <w:r>
              <w:rPr>
                <w:webHidden/>
              </w:rPr>
              <w:fldChar w:fldCharType="separate"/>
            </w:r>
            <w:r>
              <w:rPr>
                <w:rStyle w:val="Indeksspring"/>
                <w:vanish w:val="false"/>
              </w:rPr>
              <w:tab/>
              <w:t>18</w:t>
            </w:r>
            <w:r>
              <w:rPr>
                <w:webHidden/>
              </w:rPr>
              <w:fldChar w:fldCharType="end"/>
            </w:r>
          </w:hyperlink>
        </w:p>
        <w:p>
          <w:pPr>
            <w:pStyle w:val="Indholdsfortegnelse2"/>
            <w:tabs>
              <w:tab w:val="clear" w:pos="720"/>
              <w:tab w:val="right" w:pos="9350" w:leader="dot"/>
            </w:tabs>
            <w:rPr>
              <w:sz w:val="22"/>
              <w:szCs w:val="22"/>
              <w:lang w:eastAsia="da-DK"/>
            </w:rPr>
          </w:pPr>
          <w:hyperlink w:anchor="_Toc89019924">
            <w:r>
              <w:rPr>
                <w:webHidden/>
                <w:rStyle w:val="Indeksspring"/>
              </w:rPr>
              <w:t>Mennesker og helbred</w:t>
            </w:r>
            <w:r>
              <w:rPr>
                <w:webHidden/>
              </w:rPr>
              <w:fldChar w:fldCharType="begin"/>
            </w:r>
            <w:r>
              <w:rPr>
                <w:webHidden/>
              </w:rPr>
              <w:instrText>PAGEREF _Toc89019924 \h</w:instrText>
            </w:r>
            <w:r>
              <w:rPr>
                <w:webHidden/>
              </w:rPr>
              <w:fldChar w:fldCharType="separate"/>
            </w:r>
            <w:r>
              <w:rPr>
                <w:rStyle w:val="Indeksspring"/>
                <w:vanish w:val="false"/>
              </w:rPr>
              <w:tab/>
              <w:t>18</w:t>
            </w:r>
            <w:r>
              <w:rPr>
                <w:webHidden/>
              </w:rPr>
              <w:fldChar w:fldCharType="end"/>
            </w:r>
          </w:hyperlink>
        </w:p>
        <w:p>
          <w:pPr>
            <w:pStyle w:val="Indholdsfortegnelse2"/>
            <w:tabs>
              <w:tab w:val="clear" w:pos="720"/>
              <w:tab w:val="right" w:pos="9350" w:leader="dot"/>
            </w:tabs>
            <w:rPr>
              <w:sz w:val="22"/>
              <w:szCs w:val="22"/>
              <w:lang w:eastAsia="da-DK"/>
            </w:rPr>
          </w:pPr>
          <w:hyperlink w:anchor="_Toc89019925">
            <w:r>
              <w:rPr>
                <w:webHidden/>
                <w:rStyle w:val="Indeksspring"/>
              </w:rPr>
              <w:t>Biodiversitet</w:t>
            </w:r>
            <w:r>
              <w:rPr>
                <w:webHidden/>
              </w:rPr>
              <w:fldChar w:fldCharType="begin"/>
            </w:r>
            <w:r>
              <w:rPr>
                <w:webHidden/>
              </w:rPr>
              <w:instrText>PAGEREF _Toc89019925 \h</w:instrText>
            </w:r>
            <w:r>
              <w:rPr>
                <w:webHidden/>
              </w:rPr>
              <w:fldChar w:fldCharType="separate"/>
            </w:r>
            <w:r>
              <w:rPr>
                <w:rStyle w:val="Indeksspring"/>
                <w:vanish w:val="false"/>
              </w:rPr>
              <w:tab/>
              <w:t>18</w:t>
            </w:r>
            <w:r>
              <w:rPr>
                <w:webHidden/>
              </w:rPr>
              <w:fldChar w:fldCharType="end"/>
            </w:r>
          </w:hyperlink>
        </w:p>
        <w:p>
          <w:pPr>
            <w:pStyle w:val="Indholdsfortegnelse2"/>
            <w:tabs>
              <w:tab w:val="clear" w:pos="720"/>
              <w:tab w:val="right" w:pos="9350" w:leader="dot"/>
            </w:tabs>
            <w:rPr>
              <w:sz w:val="22"/>
              <w:szCs w:val="22"/>
              <w:lang w:eastAsia="da-DK"/>
            </w:rPr>
          </w:pPr>
          <w:hyperlink w:anchor="_Toc89019926">
            <w:r>
              <w:rPr>
                <w:webHidden/>
                <w:rStyle w:val="Indeksspring"/>
              </w:rPr>
              <w:t>Kritisk infrastruktur</w:t>
            </w:r>
            <w:r>
              <w:rPr>
                <w:webHidden/>
              </w:rPr>
              <w:fldChar w:fldCharType="begin"/>
            </w:r>
            <w:r>
              <w:rPr>
                <w:webHidden/>
              </w:rPr>
              <w:instrText>PAGEREF _Toc89019926 \h</w:instrText>
            </w:r>
            <w:r>
              <w:rPr>
                <w:webHidden/>
              </w:rPr>
              <w:fldChar w:fldCharType="separate"/>
            </w:r>
            <w:r>
              <w:rPr>
                <w:rStyle w:val="Indeksspring"/>
                <w:vanish w:val="false"/>
              </w:rPr>
              <w:tab/>
              <w:t>19</w:t>
            </w:r>
            <w:r>
              <w:rPr>
                <w:webHidden/>
              </w:rPr>
              <w:fldChar w:fldCharType="end"/>
            </w:r>
          </w:hyperlink>
        </w:p>
        <w:p>
          <w:pPr>
            <w:pStyle w:val="Indholdsfortegnelse2"/>
            <w:tabs>
              <w:tab w:val="clear" w:pos="720"/>
              <w:tab w:val="right" w:pos="9350" w:leader="dot"/>
            </w:tabs>
            <w:rPr>
              <w:sz w:val="22"/>
              <w:szCs w:val="22"/>
              <w:lang w:eastAsia="da-DK"/>
            </w:rPr>
          </w:pPr>
          <w:hyperlink w:anchor="_Toc89019927">
            <w:r>
              <w:rPr>
                <w:webHidden/>
                <w:rStyle w:val="Indeksspring"/>
              </w:rPr>
              <w:t>Offentlig service</w:t>
            </w:r>
            <w:r>
              <w:rPr>
                <w:webHidden/>
              </w:rPr>
              <w:fldChar w:fldCharType="begin"/>
            </w:r>
            <w:r>
              <w:rPr>
                <w:webHidden/>
              </w:rPr>
              <w:instrText>PAGEREF _Toc89019927 \h</w:instrText>
            </w:r>
            <w:r>
              <w:rPr>
                <w:webHidden/>
              </w:rPr>
              <w:fldChar w:fldCharType="separate"/>
            </w:r>
            <w:r>
              <w:rPr>
                <w:rStyle w:val="Indeksspring"/>
                <w:vanish w:val="false"/>
              </w:rPr>
              <w:tab/>
              <w:t>19</w:t>
            </w:r>
            <w:r>
              <w:rPr>
                <w:webHidden/>
              </w:rPr>
              <w:fldChar w:fldCharType="end"/>
            </w:r>
          </w:hyperlink>
        </w:p>
        <w:p>
          <w:pPr>
            <w:pStyle w:val="Indholdsfortegnelse2"/>
            <w:tabs>
              <w:tab w:val="clear" w:pos="720"/>
              <w:tab w:val="right" w:pos="9350" w:leader="dot"/>
            </w:tabs>
            <w:rPr>
              <w:sz w:val="22"/>
              <w:szCs w:val="22"/>
              <w:lang w:eastAsia="da-DK"/>
            </w:rPr>
          </w:pPr>
          <w:hyperlink w:anchor="_Toc89019928">
            <w:r>
              <w:rPr>
                <w:webHidden/>
                <w:rStyle w:val="Indeksspring"/>
              </w:rPr>
              <w:t>Rekreative områder</w:t>
            </w:r>
            <w:r>
              <w:rPr>
                <w:webHidden/>
              </w:rPr>
              <w:fldChar w:fldCharType="begin"/>
            </w:r>
            <w:r>
              <w:rPr>
                <w:webHidden/>
              </w:rPr>
              <w:instrText>PAGEREF _Toc89019928 \h</w:instrText>
            </w:r>
            <w:r>
              <w:rPr>
                <w:webHidden/>
              </w:rPr>
              <w:fldChar w:fldCharType="separate"/>
            </w:r>
            <w:r>
              <w:rPr>
                <w:rStyle w:val="Indeksspring"/>
                <w:vanish w:val="false"/>
              </w:rPr>
              <w:tab/>
              <w:t>19</w:t>
            </w:r>
            <w:r>
              <w:rPr>
                <w:webHidden/>
              </w:rPr>
              <w:fldChar w:fldCharType="end"/>
            </w:r>
          </w:hyperlink>
        </w:p>
        <w:p>
          <w:pPr>
            <w:pStyle w:val="Indholdsfortegnelse2"/>
            <w:tabs>
              <w:tab w:val="clear" w:pos="720"/>
              <w:tab w:val="right" w:pos="9350" w:leader="dot"/>
            </w:tabs>
            <w:rPr>
              <w:sz w:val="22"/>
              <w:szCs w:val="22"/>
              <w:lang w:eastAsia="da-DK"/>
            </w:rPr>
          </w:pPr>
          <w:hyperlink w:anchor="_Toc89019929">
            <w:r>
              <w:rPr>
                <w:webHidden/>
                <w:rStyle w:val="Indeksspring"/>
              </w:rPr>
              <w:t>Turisme</w:t>
            </w:r>
            <w:r>
              <w:rPr>
                <w:webHidden/>
              </w:rPr>
              <w:fldChar w:fldCharType="begin"/>
            </w:r>
            <w:r>
              <w:rPr>
                <w:webHidden/>
              </w:rPr>
              <w:instrText>PAGEREF _Toc89019929 \h</w:instrText>
            </w:r>
            <w:r>
              <w:rPr>
                <w:webHidden/>
              </w:rPr>
              <w:fldChar w:fldCharType="separate"/>
            </w:r>
            <w:r>
              <w:rPr>
                <w:rStyle w:val="Indeksspring"/>
                <w:vanish w:val="false"/>
              </w:rPr>
              <w:tab/>
              <w:t>19</w:t>
            </w:r>
            <w:r>
              <w:rPr>
                <w:webHidden/>
              </w:rPr>
              <w:fldChar w:fldCharType="end"/>
            </w:r>
          </w:hyperlink>
        </w:p>
        <w:p>
          <w:pPr>
            <w:pStyle w:val="Indholdsfortegnelse2"/>
            <w:tabs>
              <w:tab w:val="clear" w:pos="720"/>
              <w:tab w:val="right" w:pos="9350" w:leader="dot"/>
            </w:tabs>
            <w:rPr>
              <w:sz w:val="22"/>
              <w:szCs w:val="22"/>
              <w:lang w:eastAsia="da-DK"/>
            </w:rPr>
          </w:pPr>
          <w:hyperlink w:anchor="_Toc89019930">
            <w:r>
              <w:rPr>
                <w:webHidden/>
                <w:rStyle w:val="Indeksspring"/>
              </w:rPr>
              <w:t>Bygningsanvendelse</w:t>
            </w:r>
            <w:r>
              <w:rPr>
                <w:webHidden/>
              </w:rPr>
              <w:fldChar w:fldCharType="begin"/>
            </w:r>
            <w:r>
              <w:rPr>
                <w:webHidden/>
              </w:rPr>
              <w:instrText>PAGEREF _Toc89019930 \h</w:instrText>
            </w:r>
            <w:r>
              <w:rPr>
                <w:webHidden/>
              </w:rPr>
              <w:fldChar w:fldCharType="separate"/>
            </w:r>
            <w:r>
              <w:rPr>
                <w:rStyle w:val="Indeksspring"/>
                <w:vanish w:val="false"/>
              </w:rPr>
              <w:tab/>
              <w:t>20</w:t>
            </w:r>
            <w:r>
              <w:rPr>
                <w:webHidden/>
              </w:rPr>
              <w:fldChar w:fldCharType="end"/>
            </w:r>
          </w:hyperlink>
        </w:p>
        <w:p>
          <w:pPr>
            <w:pStyle w:val="Indholdsfortegnelse2"/>
            <w:tabs>
              <w:tab w:val="clear" w:pos="720"/>
              <w:tab w:val="right" w:pos="9350" w:leader="dot"/>
            </w:tabs>
            <w:rPr>
              <w:sz w:val="22"/>
              <w:szCs w:val="22"/>
              <w:lang w:eastAsia="da-DK"/>
            </w:rPr>
          </w:pPr>
          <w:hyperlink w:anchor="_Toc89019931">
            <w:r>
              <w:rPr>
                <w:webHidden/>
                <w:rStyle w:val="Indeksspring"/>
              </w:rPr>
              <w:t>Skadesfunktioner</w:t>
            </w:r>
            <w:r>
              <w:rPr>
                <w:webHidden/>
              </w:rPr>
              <w:fldChar w:fldCharType="begin"/>
            </w:r>
            <w:r>
              <w:rPr>
                <w:webHidden/>
              </w:rPr>
              <w:instrText>PAGEREF _Toc89019931 \h</w:instrText>
            </w:r>
            <w:r>
              <w:rPr>
                <w:webHidden/>
              </w:rPr>
              <w:fldChar w:fldCharType="separate"/>
            </w:r>
            <w:r>
              <w:rPr>
                <w:rStyle w:val="Indeksspring"/>
                <w:vanish w:val="false"/>
              </w:rPr>
              <w:tab/>
              <w:t>20</w:t>
            </w:r>
            <w:r>
              <w:rPr>
                <w:webHidden/>
              </w:rPr>
              <w:fldChar w:fldCharType="end"/>
            </w:r>
          </w:hyperlink>
        </w:p>
        <w:p>
          <w:pPr>
            <w:pStyle w:val="Indholdsfortegnelse2"/>
            <w:tabs>
              <w:tab w:val="clear" w:pos="720"/>
              <w:tab w:val="right" w:pos="9350" w:leader="dot"/>
            </w:tabs>
            <w:rPr>
              <w:sz w:val="22"/>
              <w:szCs w:val="22"/>
              <w:lang w:eastAsia="da-DK"/>
            </w:rPr>
          </w:pPr>
          <w:hyperlink w:anchor="_Toc89019932">
            <w:r>
              <w:rPr>
                <w:webHidden/>
                <w:rStyle w:val="Indeksspring"/>
              </w:rPr>
              <w:t>Kvadratmeterpriser</w:t>
            </w:r>
            <w:r>
              <w:rPr>
                <w:webHidden/>
              </w:rPr>
              <w:fldChar w:fldCharType="begin"/>
            </w:r>
            <w:r>
              <w:rPr>
                <w:webHidden/>
              </w:rPr>
              <w:instrText>PAGEREF _Toc89019932 \h</w:instrText>
            </w:r>
            <w:r>
              <w:rPr>
                <w:webHidden/>
              </w:rPr>
              <w:fldChar w:fldCharType="separate"/>
            </w:r>
            <w:r>
              <w:rPr>
                <w:rStyle w:val="Indeksspring"/>
                <w:vanish w:val="false"/>
              </w:rPr>
              <w:tab/>
              <w:t>20</w:t>
            </w:r>
            <w:r>
              <w:rPr>
                <w:webHidden/>
              </w:rPr>
              <w:fldChar w:fldCharType="end"/>
            </w:r>
          </w:hyperlink>
        </w:p>
        <w:p>
          <w:pPr>
            <w:pStyle w:val="Indholdsfortegnelse1"/>
            <w:tabs>
              <w:tab w:val="clear" w:pos="720"/>
              <w:tab w:val="left" w:pos="660" w:leader="none"/>
              <w:tab w:val="right" w:pos="9350" w:leader="dot"/>
            </w:tabs>
            <w:rPr>
              <w:sz w:val="22"/>
              <w:szCs w:val="22"/>
              <w:lang w:eastAsia="da-DK"/>
            </w:rPr>
          </w:pPr>
          <w:hyperlink w:anchor="_Toc89019933">
            <w:r>
              <w:rPr>
                <w:webHidden/>
                <w:rStyle w:val="Indeksspring"/>
              </w:rPr>
              <w:t>8.</w:t>
            </w:r>
            <w:r>
              <w:rPr>
                <w:rStyle w:val="Indeksspring"/>
                <w:sz w:val="22"/>
                <w:szCs w:val="22"/>
                <w:lang w:eastAsia="da-DK"/>
              </w:rPr>
              <w:tab/>
            </w:r>
            <w:r>
              <w:rPr>
                <w:rStyle w:val="Indeksspring"/>
              </w:rPr>
              <w:t>Udvikling af nye modeller</w:t>
            </w:r>
            <w:r>
              <w:rPr>
                <w:webHidden/>
              </w:rPr>
              <w:fldChar w:fldCharType="begin"/>
            </w:r>
            <w:r>
              <w:rPr>
                <w:webHidden/>
              </w:rPr>
              <w:instrText>PAGEREF _Toc89019933 \h</w:instrText>
            </w:r>
            <w:r>
              <w:rPr>
                <w:webHidden/>
              </w:rPr>
              <w:fldChar w:fldCharType="separate"/>
            </w:r>
            <w:r>
              <w:rPr>
                <w:rStyle w:val="Indeksspring"/>
                <w:vanish w:val="false"/>
              </w:rPr>
              <w:tab/>
              <w:t>21</w:t>
            </w:r>
            <w:r>
              <w:rPr>
                <w:webHidden/>
              </w:rPr>
              <w:fldChar w:fldCharType="end"/>
            </w:r>
          </w:hyperlink>
        </w:p>
        <w:p>
          <w:pPr>
            <w:pStyle w:val="Indholdsfortegnelse1"/>
            <w:tabs>
              <w:tab w:val="clear" w:pos="720"/>
              <w:tab w:val="left" w:pos="660" w:leader="none"/>
              <w:tab w:val="right" w:pos="9350" w:leader="dot"/>
            </w:tabs>
            <w:rPr>
              <w:sz w:val="22"/>
              <w:szCs w:val="22"/>
              <w:lang w:eastAsia="da-DK"/>
            </w:rPr>
          </w:pPr>
          <w:hyperlink w:anchor="_Toc89019934">
            <w:r>
              <w:rPr>
                <w:webHidden/>
                <w:rStyle w:val="Indeksspring"/>
              </w:rPr>
              <w:t>9.</w:t>
            </w:r>
            <w:r>
              <w:rPr>
                <w:rStyle w:val="Indeksspring"/>
                <w:sz w:val="22"/>
                <w:szCs w:val="22"/>
                <w:lang w:eastAsia="da-DK"/>
              </w:rPr>
              <w:tab/>
            </w:r>
            <w:r>
              <w:rPr>
                <w:rStyle w:val="Indeksspring"/>
              </w:rPr>
              <w:t>Skift til ny database teknologi</w:t>
            </w:r>
            <w:r>
              <w:rPr>
                <w:webHidden/>
              </w:rPr>
              <w:fldChar w:fldCharType="begin"/>
            </w:r>
            <w:r>
              <w:rPr>
                <w:webHidden/>
              </w:rPr>
              <w:instrText>PAGEREF _Toc89019934 \h</w:instrText>
            </w:r>
            <w:r>
              <w:rPr>
                <w:webHidden/>
              </w:rPr>
              <w:fldChar w:fldCharType="separate"/>
            </w:r>
            <w:r>
              <w:rPr>
                <w:rStyle w:val="Indeksspring"/>
                <w:vanish w:val="false"/>
              </w:rPr>
              <w:tab/>
              <w:t>21</w:t>
            </w:r>
            <w:r>
              <w:rPr>
                <w:webHidden/>
              </w:rPr>
              <w:fldChar w:fldCharType="end"/>
            </w:r>
          </w:hyperlink>
        </w:p>
        <w:p>
          <w:pPr>
            <w:pStyle w:val="Indholdsfortegnelse1"/>
            <w:tabs>
              <w:tab w:val="clear" w:pos="720"/>
              <w:tab w:val="right" w:pos="9350" w:leader="dot"/>
            </w:tabs>
            <w:rPr>
              <w:sz w:val="22"/>
              <w:szCs w:val="22"/>
              <w:lang w:eastAsia="da-DK"/>
            </w:rPr>
          </w:pPr>
          <w:hyperlink w:anchor="_Toc89019935">
            <w:r>
              <w:rPr>
                <w:webHidden/>
                <w:rStyle w:val="Indeksspring"/>
              </w:rPr>
              <w:t>Appendix 1 – Alle parametre pr. 24/11 – 2021</w:t>
            </w:r>
            <w:r>
              <w:rPr>
                <w:webHidden/>
              </w:rPr>
              <w:fldChar w:fldCharType="begin"/>
            </w:r>
            <w:r>
              <w:rPr>
                <w:webHidden/>
              </w:rPr>
              <w:instrText>PAGEREF _Toc89019935 \h</w:instrText>
            </w:r>
            <w:r>
              <w:rPr>
                <w:webHidden/>
              </w:rPr>
              <w:fldChar w:fldCharType="separate"/>
            </w:r>
            <w:r>
              <w:rPr>
                <w:rStyle w:val="Indeksspring"/>
                <w:vanish w:val="false"/>
              </w:rPr>
              <w:tab/>
              <w:t>22</w:t>
            </w:r>
            <w:r>
              <w:rPr>
                <w:webHidden/>
              </w:rPr>
              <w:fldChar w:fldCharType="end"/>
            </w:r>
          </w:hyperlink>
        </w:p>
        <w:p>
          <w:pPr>
            <w:pStyle w:val="Normal"/>
            <w:rPr>
              <w:bCs/>
            </w:rPr>
          </w:pPr>
          <w:r>
            <w:rPr>
              <w:bCs/>
            </w:rPr>
          </w:r>
          <w:r>
            <w:rPr>
              <w:bCs/>
            </w:rPr>
            <w:fldChar w:fldCharType="end"/>
          </w:r>
        </w:p>
      </w:sdtContent>
    </w:sdt>
    <w:p>
      <w:pPr>
        <w:pStyle w:val="Overskrift1"/>
        <w:ind w:left="360" w:hanging="360"/>
        <w:rPr>
          <w:rFonts w:ascii="Times New Roman" w:hAnsi="Times New Roman"/>
        </w:rPr>
      </w:pPr>
      <w:bookmarkStart w:id="0" w:name="_Toc89019908"/>
      <w:bookmarkStart w:id="1" w:name="_Toc88821190"/>
      <w:bookmarkStart w:id="2" w:name="_Toc88630252"/>
      <w:r>
        <w:rPr/>
        <w:t>Introduktion</w:t>
      </w:r>
      <w:bookmarkEnd w:id="0"/>
      <w:bookmarkEnd w:id="1"/>
      <w:bookmarkEnd w:id="2"/>
    </w:p>
    <w:p>
      <w:pPr>
        <w:pStyle w:val="Normal"/>
        <w:rPr>
          <w:rStyle w:val="BodyTextChar"/>
        </w:rPr>
      </w:pPr>
      <w:r>
        <w:rPr>
          <w:rStyle w:val="BodyTextChar"/>
        </w:rPr>
        <w:t xml:space="preserve">Dette dokument er en vejledning for GIS/geodata-administratorer til opsætning af datagrundlag og modeller for QGIS plugin’et </w:t>
      </w:r>
      <w:r>
        <w:rPr>
          <w:rStyle w:val="BodyTextChar"/>
          <w:bCs/>
        </w:rPr>
        <w:t>SkadesØkonomi</w:t>
      </w:r>
      <w:r>
        <w:rPr>
          <w:rStyle w:val="BodyTextChar"/>
        </w:rPr>
        <w:t xml:space="preserve">. Der findes en tilsvarende vejledning </w:t>
      </w:r>
      <w:r>
        <w:rPr>
          <w:rStyle w:val="BodyTextChar"/>
          <w:i/>
        </w:rPr>
        <w:t>”Brugervejledning til plugin Skadesøkonomi”</w:t>
      </w:r>
      <w:r>
        <w:rPr>
          <w:rStyle w:val="BodyTextChar"/>
        </w:rPr>
        <w:t xml:space="preserve">, som beskriver: </w:t>
      </w:r>
    </w:p>
    <w:p>
      <w:pPr>
        <w:pStyle w:val="Normal"/>
        <w:numPr>
          <w:ilvl w:val="0"/>
          <w:numId w:val="5"/>
        </w:numPr>
        <w:suppressAutoHyphens w:val="true"/>
        <w:spacing w:lineRule="auto" w:line="240" w:before="0" w:after="0"/>
        <w:rPr/>
      </w:pPr>
      <w:r>
        <w:rPr/>
        <w:t>De generelle muligheder systemet tilbyder.</w:t>
      </w:r>
    </w:p>
    <w:p>
      <w:pPr>
        <w:pStyle w:val="Normal"/>
        <w:numPr>
          <w:ilvl w:val="0"/>
          <w:numId w:val="5"/>
        </w:numPr>
        <w:suppressAutoHyphens w:val="true"/>
        <w:spacing w:lineRule="auto" w:line="240" w:before="0" w:after="0"/>
        <w:rPr/>
      </w:pPr>
      <w:r>
        <w:rPr/>
        <w:t>Faglig baggrund for systemet.</w:t>
      </w:r>
    </w:p>
    <w:p>
      <w:pPr>
        <w:pStyle w:val="Normal"/>
        <w:numPr>
          <w:ilvl w:val="0"/>
          <w:numId w:val="5"/>
        </w:numPr>
        <w:suppressAutoHyphens w:val="true"/>
        <w:spacing w:lineRule="auto" w:line="240" w:before="0" w:after="0"/>
        <w:rPr/>
      </w:pPr>
      <w:r>
        <w:rPr/>
        <w:t xml:space="preserve">Hvilke modeller, der pt. findes i systemet. </w:t>
      </w:r>
    </w:p>
    <w:p>
      <w:pPr>
        <w:pStyle w:val="Normal"/>
        <w:numPr>
          <w:ilvl w:val="0"/>
          <w:numId w:val="5"/>
        </w:numPr>
        <w:suppressAutoHyphens w:val="true"/>
        <w:spacing w:lineRule="auto" w:line="240" w:before="0" w:after="0"/>
        <w:rPr/>
      </w:pPr>
      <w:r>
        <w:rPr/>
        <w:t xml:space="preserve">Hvorledes modelberegningerne aktiveres, samt tilpasning af diverse inddataparametre.  </w:t>
      </w:r>
    </w:p>
    <w:p>
      <w:pPr>
        <w:pStyle w:val="Normal"/>
        <w:suppressAutoHyphens w:val="true"/>
        <w:spacing w:lineRule="auto" w:line="240" w:before="0" w:after="0"/>
        <w:rPr/>
      </w:pPr>
      <w:r>
        <w:rPr/>
      </w:r>
    </w:p>
    <w:p>
      <w:pPr>
        <w:pStyle w:val="Normal"/>
        <w:rPr/>
      </w:pPr>
      <w:r>
        <w:rPr/>
        <w:t>Det anbefales, at man som administrator har læst denne vejledning først for at få et grundlæggende kendskab til plugin’ets virkemåde og udseende.</w:t>
      </w:r>
    </w:p>
    <w:p>
      <w:pPr>
        <w:pStyle w:val="Normal"/>
        <w:rPr/>
      </w:pPr>
      <w:r>
        <w:rPr/>
        <w:t xml:space="preserve">Administratoren af plugin’et </w:t>
      </w:r>
      <w:r>
        <w:rPr>
          <w:bCs/>
        </w:rPr>
        <w:t>SkadesØkonomi</w:t>
      </w:r>
      <w:r>
        <w:rPr/>
        <w:t xml:space="preserve"> skal varetage en række opgaver, før plugin’et fungerer efter hensigten.</w:t>
      </w:r>
    </w:p>
    <w:p>
      <w:pPr>
        <w:pStyle w:val="Normal"/>
        <w:numPr>
          <w:ilvl w:val="0"/>
          <w:numId w:val="6"/>
        </w:numPr>
        <w:suppressAutoHyphens w:val="true"/>
        <w:spacing w:lineRule="auto" w:line="240" w:before="0" w:after="0"/>
        <w:rPr/>
      </w:pPr>
      <w:r>
        <w:rPr/>
        <w:t>Systemet skal konfigureres til at benytte den rigtige database. Se afsnit 4, ”</w:t>
      </w:r>
      <w:r>
        <w:rPr>
          <w:i/>
        </w:rPr>
        <w:t>Parameter tabel”.</w:t>
      </w:r>
    </w:p>
    <w:p>
      <w:pPr>
        <w:pStyle w:val="Normal"/>
        <w:suppressAutoHyphens w:val="true"/>
        <w:spacing w:lineRule="auto" w:line="240" w:before="0" w:after="0"/>
        <w:rPr/>
      </w:pPr>
      <w:r>
        <w:rPr/>
      </w:r>
    </w:p>
    <w:p>
      <w:pPr>
        <w:pStyle w:val="Normal"/>
        <w:numPr>
          <w:ilvl w:val="0"/>
          <w:numId w:val="6"/>
        </w:numPr>
        <w:suppressAutoHyphens w:val="true"/>
        <w:spacing w:lineRule="auto" w:line="240" w:before="0" w:after="0"/>
        <w:rPr/>
      </w:pPr>
      <w:r>
        <w:rPr/>
        <w:t xml:space="preserve">Rasterbaserede oversvømmelsesdata skal konverteres til vektordata. Plugin’et </w:t>
      </w:r>
      <w:r>
        <w:rPr>
          <w:bCs/>
        </w:rPr>
        <w:t>SkadesØkonomi</w:t>
      </w:r>
      <w:r>
        <w:rPr/>
        <w:t xml:space="preserve"> kan pt. kun arbejde med vektorbaserede oversvømmelsesdata. Oversvømmelsesdata er ofte i et raster format, så en konvertering er nødvendig. Se afsnit 5, </w:t>
      </w:r>
      <w:r>
        <w:rPr>
          <w:i/>
        </w:rPr>
        <w:t>”Konvertering af rasterbaserede data til vektordata”.</w:t>
      </w:r>
      <w:r>
        <w:rPr/>
        <w:br/>
      </w:r>
    </w:p>
    <w:p>
      <w:pPr>
        <w:pStyle w:val="Normal"/>
        <w:numPr>
          <w:ilvl w:val="0"/>
          <w:numId w:val="6"/>
        </w:numPr>
        <w:suppressAutoHyphens w:val="true"/>
        <w:spacing w:lineRule="auto" w:line="240" w:before="0" w:after="0"/>
        <w:rPr/>
      </w:pPr>
      <w:r>
        <w:rPr/>
        <w:t xml:space="preserve">Før systemet kan fungere skal relevante data importeres ind i Skadeøkonomi databasen. Dette arbejde beskrives i afsnit 6, </w:t>
      </w:r>
      <w:r>
        <w:rPr>
          <w:i/>
        </w:rPr>
        <w:t>”Import af data til databasen”</w:t>
      </w:r>
      <w:r>
        <w:rPr/>
        <w:t xml:space="preserve"> </w:t>
        <w:br/>
      </w:r>
    </w:p>
    <w:p>
      <w:pPr>
        <w:pStyle w:val="Normal"/>
        <w:numPr>
          <w:ilvl w:val="0"/>
          <w:numId w:val="6"/>
        </w:numPr>
        <w:suppressAutoHyphens w:val="true"/>
        <w:spacing w:lineRule="auto" w:line="240" w:before="0" w:after="0"/>
        <w:rPr/>
      </w:pPr>
      <w:r>
        <w:rPr/>
        <w:t>Installationen af plugin forventer, at data har et bestemt udseende, dvs. at tabellerne hedder noget specifikt og er placeret i bestemte schemaer i systemets database. Er dette ikke tilfældet med de nye data, skal systemet konfigureres til de nye tabeller/feltnavne. Se afsnit 7, ”Tilpasning af parameterdata vedr. tabeller og felter”.</w:t>
        <w:br/>
      </w:r>
    </w:p>
    <w:p>
      <w:pPr>
        <w:pStyle w:val="Normal"/>
        <w:numPr>
          <w:ilvl w:val="0"/>
          <w:numId w:val="6"/>
        </w:numPr>
        <w:suppressAutoHyphens w:val="true"/>
        <w:spacing w:lineRule="auto" w:line="240" w:before="0" w:after="0"/>
        <w:rPr/>
      </w:pPr>
      <w:r>
        <w:rPr/>
        <w:t xml:space="preserve">Plugin’et kan udvides med nye modeller. Dette beskrives i afsnit 8, </w:t>
      </w:r>
      <w:r>
        <w:rPr>
          <w:i/>
        </w:rPr>
        <w:t>”Udvikling af nye modeller”.</w:t>
        <w:br/>
      </w:r>
    </w:p>
    <w:p>
      <w:pPr>
        <w:pStyle w:val="Normal"/>
        <w:numPr>
          <w:ilvl w:val="0"/>
          <w:numId w:val="6"/>
        </w:numPr>
        <w:suppressAutoHyphens w:val="true"/>
        <w:spacing w:lineRule="auto" w:line="240" w:before="0" w:after="0"/>
        <w:rPr/>
      </w:pPr>
      <w:r>
        <w:rPr/>
        <w:t xml:space="preserve">Databasetypen kan skiftes fra PostgreSQL/PostGIS til andre spatielle databasetyper supporteret af QGIS.  Dette beskrives i afsnit 9, </w:t>
      </w:r>
      <w:r>
        <w:rPr>
          <w:i/>
        </w:rPr>
        <w:t>”Skift af database teknologi”.</w:t>
      </w:r>
    </w:p>
    <w:p>
      <w:pPr>
        <w:pStyle w:val="Normal"/>
        <w:ind w:left="720" w:hanging="0"/>
        <w:rPr/>
      </w:pPr>
      <w:r>
        <w:rPr/>
        <w:t xml:space="preserve"> </w:t>
      </w:r>
    </w:p>
    <w:p>
      <w:pPr>
        <w:pStyle w:val="Normal"/>
        <w:spacing w:lineRule="auto" w:line="254"/>
        <w:rPr/>
      </w:pPr>
      <w:r>
        <w:rPr/>
      </w:r>
      <w:r>
        <w:br w:type="page"/>
      </w:r>
    </w:p>
    <w:p>
      <w:pPr>
        <w:pStyle w:val="Overskrift1"/>
        <w:ind w:left="360" w:hanging="360"/>
        <w:rPr/>
      </w:pPr>
      <w:bookmarkStart w:id="3" w:name="_Toc89019909"/>
      <w:bookmarkStart w:id="4" w:name="_Toc88821191"/>
      <w:bookmarkStart w:id="5" w:name="_Toc88630253"/>
      <w:r>
        <w:rPr/>
        <w:t>H</w:t>
      </w:r>
      <w:bookmarkEnd w:id="5"/>
      <w:r>
        <w:rPr/>
        <w:t>istorie</w:t>
      </w:r>
      <w:bookmarkEnd w:id="3"/>
      <w:bookmarkEnd w:id="4"/>
    </w:p>
    <w:p>
      <w:pPr>
        <w:pStyle w:val="Normal"/>
        <w:rPr/>
      </w:pPr>
      <w:r>
        <w:rPr/>
        <w:t xml:space="preserve">Som beskrevet i brugervejledningen er grundlaget for plugin’et </w:t>
      </w:r>
      <w:r>
        <w:rPr>
          <w:bCs/>
        </w:rPr>
        <w:t>Skadesøkonomi</w:t>
      </w:r>
      <w:r>
        <w:rPr/>
        <w:t xml:space="preserve"> en række modeller, som beregner økonomiske og andre konsekvenser ved oversvømmelser grundet stormflod, nedbør, vandløb og på sigt terrænnært grundvand.</w:t>
        <w:br/>
      </w:r>
    </w:p>
    <w:p>
      <w:pPr>
        <w:pStyle w:val="Normal"/>
        <w:rPr/>
      </w:pPr>
      <w:r>
        <w:rPr/>
        <w:t>Det originale projekt er et sæt af Python-scripts beregnet til udførelse via ESRI ArcGIS. Disse scripts fungerer uafhængigt af hinanden og benytter kortlag vist i ArcGIS, samt brugerindtastede eller brugervalgte parameterværdier som grundlag for beregningerne. Resultatet er typisk et nyt kortlag inkl. et sæt tilhørende alfanumeriske oplysninger.</w:t>
        <w:br/>
      </w:r>
    </w:p>
    <w:p>
      <w:pPr>
        <w:pStyle w:val="Normal"/>
        <w:rPr/>
      </w:pPr>
      <w:r>
        <w:rPr/>
        <w:t>De originale scripts fungerer generelt set således:</w:t>
      </w:r>
    </w:p>
    <w:p>
      <w:pPr>
        <w:pStyle w:val="ListParagraph"/>
        <w:numPr>
          <w:ilvl w:val="0"/>
          <w:numId w:val="14"/>
        </w:numPr>
        <w:suppressAutoHyphens w:val="true"/>
        <w:spacing w:lineRule="auto" w:line="240" w:before="0" w:after="0"/>
        <w:contextualSpacing/>
        <w:rPr/>
      </w:pPr>
      <w:r>
        <w:rPr/>
        <w:t>Brugeren vælger to lag:</w:t>
        <w:br/>
      </w:r>
    </w:p>
    <w:p>
      <w:pPr>
        <w:pStyle w:val="Normal"/>
        <w:numPr>
          <w:ilvl w:val="1"/>
          <w:numId w:val="14"/>
        </w:numPr>
        <w:suppressAutoHyphens w:val="true"/>
        <w:spacing w:lineRule="auto" w:line="240" w:before="0" w:after="0"/>
        <w:rPr/>
      </w:pPr>
      <w:r>
        <w:rPr/>
        <w:t>Et lag som indeholder oversvømmelses polygoner med vanddybde som alfanumerisk information.</w:t>
        <w:br/>
      </w:r>
    </w:p>
    <w:p>
      <w:pPr>
        <w:pStyle w:val="Normal"/>
        <w:numPr>
          <w:ilvl w:val="1"/>
          <w:numId w:val="14"/>
        </w:numPr>
        <w:suppressAutoHyphens w:val="true"/>
        <w:spacing w:lineRule="auto" w:line="240" w:before="0" w:after="0"/>
        <w:rPr/>
      </w:pPr>
      <w:r>
        <w:rPr/>
        <w:t>Et lag som indeholder de objekter, der er grundlaget for modellen, f.eks. bygninger, veje, infrastruktur, industri, osv.</w:t>
        <w:br/>
      </w:r>
    </w:p>
    <w:p>
      <w:pPr>
        <w:pStyle w:val="ListParagraph"/>
        <w:numPr>
          <w:ilvl w:val="0"/>
          <w:numId w:val="14"/>
        </w:numPr>
        <w:suppressAutoHyphens w:val="true"/>
        <w:spacing w:lineRule="auto" w:line="240" w:before="0" w:after="0"/>
        <w:contextualSpacing/>
        <w:rPr/>
      </w:pPr>
      <w:r>
        <w:rPr/>
        <w:t>Brugeren indtaster eller vælger en række ekstra parametre, som indgår i den valgte modelberegning. Parametre kan være minimum vanddybde, valg af oversvømmelsestype, antal timer med oversvømmelse, o.lign.</w:t>
        <w:br/>
      </w:r>
    </w:p>
    <w:p>
      <w:pPr>
        <w:pStyle w:val="ListParagraph"/>
        <w:numPr>
          <w:ilvl w:val="0"/>
          <w:numId w:val="14"/>
        </w:numPr>
        <w:suppressAutoHyphens w:val="true"/>
        <w:spacing w:lineRule="auto" w:line="240" w:before="0" w:after="0"/>
        <w:contextualSpacing/>
        <w:rPr/>
      </w:pPr>
      <w:r>
        <w:rPr/>
        <w:t>Herefter bliver modelberegningen gennemført. De i ArcGIS indbyggede faciliteter benyttes til at foretage en overlay-analyse mellem laget med oversvømmelsespolygoner og laget med interesse objekter. Og for hvert oversvømmet objekt udregnes en række værdier, eksempelvis skadeberegninger og værditab, baseret på vanddybde og øvrige parametre. Ved afslutning præsenteres resultatet som et nyt kortlag.</w:t>
      </w:r>
      <w:bookmarkStart w:id="6" w:name="historie"/>
      <w:bookmarkEnd w:id="6"/>
      <w:r>
        <w:rPr/>
        <w:br/>
      </w:r>
    </w:p>
    <w:p>
      <w:pPr>
        <w:pStyle w:val="Overskrift1"/>
        <w:ind w:left="360" w:hanging="360"/>
        <w:rPr/>
      </w:pPr>
      <w:bookmarkStart w:id="7" w:name="_Toc89019910"/>
      <w:bookmarkStart w:id="8" w:name="_Toc88821192"/>
      <w:bookmarkStart w:id="9" w:name="_Toc88630254"/>
      <w:bookmarkEnd w:id="9"/>
      <w:r>
        <w:rPr/>
        <w:t>Idégrundlag for det nye system</w:t>
      </w:r>
      <w:bookmarkEnd w:id="7"/>
      <w:bookmarkEnd w:id="8"/>
    </w:p>
    <w:p>
      <w:pPr>
        <w:pStyle w:val="Normal"/>
        <w:rPr/>
      </w:pPr>
      <w:r>
        <w:rPr/>
        <w:t>Det grundlæggende ønske har været at erstatte de originale ArcGIS baserede scripts med et Open Source baseret system, som fungerer på basis af et frit og gratis GIS produkt, i dette tilfælde QGIS.</w:t>
      </w:r>
    </w:p>
    <w:p>
      <w:pPr>
        <w:pStyle w:val="Normal"/>
        <w:rPr/>
      </w:pPr>
      <w:r>
        <w:rPr/>
        <w:t>Endvidere er ønsket, at det er muligt at modificere eksisterende og/eller tilføje nye modeller - i bedste fald uden at skulle programmere i Python.</w:t>
      </w:r>
    </w:p>
    <w:p>
      <w:pPr>
        <w:pStyle w:val="Normal"/>
        <w:rPr/>
      </w:pPr>
      <w:r>
        <w:rPr/>
        <w:t>Gennemgangen af de originale scripts viste, at det var muligt at samle/importere alle relevante datasæt til en spatiel SQL-database og derefter benytte SQL til at gennemføre modelberegningerne.</w:t>
      </w:r>
    </w:p>
    <w:p>
      <w:pPr>
        <w:pStyle w:val="Normal"/>
        <w:rPr/>
      </w:pPr>
      <w:r>
        <w:rPr/>
        <w:t>Så følgende løsningsmetode er udformet:</w:t>
      </w:r>
    </w:p>
    <w:p>
      <w:pPr>
        <w:pStyle w:val="Normal"/>
        <w:numPr>
          <w:ilvl w:val="0"/>
          <w:numId w:val="7"/>
        </w:numPr>
        <w:suppressAutoHyphens w:val="true"/>
        <w:spacing w:lineRule="auto" w:line="240" w:before="0" w:after="0"/>
        <w:rPr/>
      </w:pPr>
      <w:r>
        <w:rPr/>
        <w:t>Alle datasæt importeres til en spatiel database. Ved datasæt forstås eks. oversvømmelsesdata, datasæt med interesseobjekter (bygninger, veje, infrastruktur, osv.), samt opslagsdata til brug for de forskellige beregninger.</w:t>
        <w:br/>
      </w:r>
    </w:p>
    <w:p>
      <w:pPr>
        <w:pStyle w:val="Normal"/>
        <w:numPr>
          <w:ilvl w:val="0"/>
          <w:numId w:val="7"/>
        </w:numPr>
        <w:suppressAutoHyphens w:val="true"/>
        <w:spacing w:lineRule="auto" w:line="240" w:before="0" w:after="0"/>
        <w:rPr/>
      </w:pPr>
      <w:r>
        <w:rPr/>
        <w:t>Alle modelberegninger defineres som SQL-udtryk, der kun benytter tabeller, som findes i databasen.</w:t>
        <w:br/>
      </w:r>
    </w:p>
    <w:p>
      <w:pPr>
        <w:pStyle w:val="Normal"/>
        <w:numPr>
          <w:ilvl w:val="0"/>
          <w:numId w:val="7"/>
        </w:numPr>
        <w:suppressAutoHyphens w:val="true"/>
        <w:spacing w:lineRule="auto" w:line="240" w:before="0" w:after="0"/>
        <w:rPr/>
      </w:pPr>
      <w:r>
        <w:rPr/>
        <w:t>Systemet designes således, at det er muligt at tilføje nye modeller - uden at skulle ændre i plugin’ets kildetekst - ved at tilføje et nyt SQL-udtryk, som beregner modelværdier. Og evt. importere ekstra data som nye tabeller.</w:t>
        <w:br/>
      </w:r>
    </w:p>
    <w:p>
      <w:pPr>
        <w:pStyle w:val="Normal"/>
        <w:numPr>
          <w:ilvl w:val="0"/>
          <w:numId w:val="7"/>
        </w:numPr>
        <w:suppressAutoHyphens w:val="true"/>
        <w:spacing w:lineRule="auto" w:line="240" w:before="0" w:after="0"/>
        <w:rPr/>
      </w:pPr>
      <w:r>
        <w:rPr/>
        <w:t xml:space="preserve">Alle opsætningsparametre – SQL-forespørgsler, hjælpetekster, søgeparametre, osv. til plugin’et gemmes som tekst-strenge i selve databasen i en administrationstabel kaldet </w:t>
      </w:r>
      <w:r>
        <w:rPr>
          <w:i/>
        </w:rPr>
        <w:t>parameter-tabellen</w:t>
      </w:r>
      <w:r>
        <w:rPr/>
        <w:t xml:space="preserve">. Dette muliggør at flytte hele systemet fra en pc til en anden blot ved at lave en sikkerhedskopi af databasen og – sammen med plugin’et - installere denne på en ny pc. </w:t>
        <w:br/>
      </w:r>
    </w:p>
    <w:p>
      <w:pPr>
        <w:pStyle w:val="Normal"/>
        <w:numPr>
          <w:ilvl w:val="0"/>
          <w:numId w:val="7"/>
        </w:numPr>
        <w:suppressAutoHyphens w:val="true"/>
        <w:spacing w:lineRule="auto" w:line="240" w:before="0" w:after="0"/>
        <w:rPr/>
      </w:pPr>
      <w:r>
        <w:rPr/>
        <w:t xml:space="preserve">Alle model SQL-udtryk “generaliseres” således, at benyttede tabel- og feltnavne, samt konstanter erstattes af et </w:t>
      </w:r>
      <w:r>
        <w:rPr>
          <w:i/>
        </w:rPr>
        <w:t>parameternavn</w:t>
      </w:r>
      <w:r>
        <w:rPr/>
        <w:t xml:space="preserve"> (se eksempel). </w:t>
        <w:br/>
      </w:r>
    </w:p>
    <w:p>
      <w:pPr>
        <w:pStyle w:val="Normal"/>
        <w:numPr>
          <w:ilvl w:val="0"/>
          <w:numId w:val="7"/>
        </w:numPr>
        <w:suppressAutoHyphens w:val="true"/>
        <w:spacing w:lineRule="auto" w:line="240" w:before="0" w:after="0"/>
        <w:rPr/>
      </w:pPr>
      <w:r>
        <w:rPr/>
        <w:t>De generaliserede SQL-udtryk, samt alle parameternavne og -værdier for hhv. tabeller, felter og søgeværdier gemmes i parametertabellen, således at det er muligt at genskabe et reelt SQL-udtryk kun vha. informationer i parametertabellen.</w:t>
        <w:br/>
      </w:r>
    </w:p>
    <w:p>
      <w:pPr>
        <w:pStyle w:val="Normal"/>
        <w:spacing w:lineRule="auto" w:line="254"/>
        <w:rPr/>
      </w:pPr>
      <w:r>
        <w:rPr/>
        <w:t xml:space="preserve">Et eksempel - Modellen er: </w:t>
      </w:r>
    </w:p>
    <w:p>
      <w:pPr>
        <w:pStyle w:val="Normal"/>
        <w:rPr/>
      </w:pPr>
      <w:r>
        <w:rPr/>
        <w:t>”</w:t>
      </w:r>
      <w:r>
        <w:rPr/>
        <w:t>Find alle bygninger, som bliver oversvømmet, men udeluk oversvømmelser med vanddybder mindre end 0.2 m. Værditabet for bygningen findes ved at gange den gennemsnitlige bygnings-kvadratmeterpris for kommunen med 0.1 (dvs. 10%)”</w:t>
      </w:r>
    </w:p>
    <w:p>
      <w:pPr>
        <w:pStyle w:val="Normal"/>
        <w:rPr/>
      </w:pPr>
      <w:r>
        <w:rPr/>
        <w:t>Der benyttes tre tabeller:</w:t>
      </w:r>
    </w:p>
    <w:p>
      <w:pPr>
        <w:pStyle w:val="ListParagraph"/>
        <w:numPr>
          <w:ilvl w:val="0"/>
          <w:numId w:val="15"/>
        </w:numPr>
        <w:rPr/>
      </w:pPr>
      <w:r>
        <w:rPr/>
        <w:t xml:space="preserve">Tabellen “bygninger” indeholder bygningsdata med felterne “kom_kode” (kommune kode), “geom” (bygningens geometri) og “fid” (en entydig nøgleværdi for bygningen). </w:t>
      </w:r>
    </w:p>
    <w:p>
      <w:pPr>
        <w:pStyle w:val="ListParagraph"/>
        <w:numPr>
          <w:ilvl w:val="0"/>
          <w:numId w:val="15"/>
        </w:numPr>
        <w:rPr/>
      </w:pPr>
      <w:r>
        <w:rPr/>
        <w:t xml:space="preserve">Tabellen “oversvoem” indeholder oversvømmelses polygoner med felterne: “geom” (oversvømmelsespolygon) og “vanddybde” (vanddybde for polygonen). </w:t>
      </w:r>
    </w:p>
    <w:p>
      <w:pPr>
        <w:pStyle w:val="ListParagraph"/>
        <w:numPr>
          <w:ilvl w:val="0"/>
          <w:numId w:val="15"/>
        </w:numPr>
        <w:rPr/>
      </w:pPr>
      <w:r>
        <w:rPr/>
        <w:t>Tabellen “kvmpris”, som indeholder oplysninger om gennemsnitlige bygnings-kvadratmeterpris for kommuner, med felterne “kom_kode” (kommunekode) og “kvm_pris” (bygnings-kvadratmeter pris).</w:t>
      </w:r>
    </w:p>
    <w:p>
      <w:pPr>
        <w:pStyle w:val="Normal"/>
        <w:rPr/>
      </w:pPr>
      <w:r>
        <w:rPr/>
        <w:t>NB! Nedenstående SQL-udtryk er en simplificeret udgave af systemets faktiske forespørgsel vedr. skadesberegning og værditab på bygninger.</w:t>
      </w:r>
    </w:p>
    <w:p>
      <w:pPr>
        <w:pStyle w:val="Normal"/>
        <w:rPr>
          <w:sz w:val="18"/>
          <w:szCs w:val="18"/>
          <w:lang w:val="en-US"/>
        </w:rPr>
      </w:pPr>
      <w:r>
        <w:rPr>
          <w:rStyle w:val="VerbatimChar"/>
          <w:sz w:val="18"/>
          <w:szCs w:val="18"/>
          <w:lang w:val="en-US"/>
        </w:rPr>
        <w:t xml:space="preserve">SELECT DISTINCT </w:t>
      </w:r>
    </w:p>
    <w:p>
      <w:pPr>
        <w:pStyle w:val="Normal"/>
        <w:rPr>
          <w:rFonts w:ascii="Consolas" w:hAnsi="Consolas"/>
          <w:sz w:val="18"/>
          <w:szCs w:val="18"/>
          <w:lang w:val="en-US"/>
        </w:rPr>
      </w:pPr>
      <w:r>
        <w:rPr>
          <w:rStyle w:val="VerbatimChar"/>
          <w:sz w:val="18"/>
          <w:szCs w:val="18"/>
          <w:lang w:val="en-US"/>
        </w:rPr>
        <w:t xml:space="preserve">  </w:t>
      </w:r>
      <w:r>
        <w:rPr>
          <w:rStyle w:val="VerbatimChar"/>
          <w:sz w:val="18"/>
          <w:szCs w:val="18"/>
          <w:lang w:val="en-US"/>
        </w:rPr>
        <w:t>b.fid,</w:t>
      </w:r>
    </w:p>
    <w:p>
      <w:pPr>
        <w:pStyle w:val="Normal"/>
        <w:rPr>
          <w:rFonts w:ascii="Consolas" w:hAnsi="Consolas"/>
          <w:sz w:val="18"/>
          <w:szCs w:val="18"/>
          <w:lang w:val="en-US"/>
        </w:rPr>
      </w:pPr>
      <w:r>
        <w:rPr>
          <w:rStyle w:val="VerbatimChar"/>
          <w:sz w:val="18"/>
          <w:szCs w:val="18"/>
          <w:lang w:val="en-US"/>
        </w:rPr>
        <w:t xml:space="preserve">  </w:t>
      </w:r>
      <w:r>
        <w:rPr>
          <w:rStyle w:val="VerbatimChar"/>
          <w:sz w:val="18"/>
          <w:szCs w:val="18"/>
          <w:lang w:val="en-US"/>
        </w:rPr>
        <w:t>b.kom_kode,</w:t>
      </w:r>
    </w:p>
    <w:p>
      <w:pPr>
        <w:pStyle w:val="Normal"/>
        <w:rPr>
          <w:rFonts w:ascii="Consolas" w:hAnsi="Consolas"/>
          <w:sz w:val="18"/>
          <w:szCs w:val="18"/>
          <w:lang w:val="en-US"/>
        </w:rPr>
      </w:pPr>
      <w:r>
        <w:rPr>
          <w:rStyle w:val="VerbatimChar"/>
          <w:sz w:val="18"/>
          <w:szCs w:val="18"/>
          <w:lang w:val="en-US"/>
        </w:rPr>
        <w:t xml:space="preserve">  </w:t>
      </w:r>
      <w:r>
        <w:rPr>
          <w:rStyle w:val="VerbatimChar"/>
          <w:sz w:val="18"/>
          <w:szCs w:val="18"/>
          <w:lang w:val="en-US"/>
        </w:rPr>
        <w:t>st_area(b.geom) * k.kvm_pris * 0.1 AS vaerdi_tab</w:t>
      </w:r>
    </w:p>
    <w:p>
      <w:pPr>
        <w:pStyle w:val="Normal"/>
        <w:rPr>
          <w:rFonts w:ascii="Consolas" w:hAnsi="Consolas"/>
          <w:sz w:val="18"/>
          <w:szCs w:val="18"/>
          <w:lang w:val="en-US"/>
        </w:rPr>
      </w:pPr>
      <w:r>
        <w:rPr>
          <w:rStyle w:val="VerbatimChar"/>
          <w:sz w:val="18"/>
          <w:szCs w:val="18"/>
          <w:lang w:val="en-US"/>
        </w:rPr>
        <w:t xml:space="preserve">FROM data.bygninger b </w:t>
      </w:r>
    </w:p>
    <w:p>
      <w:pPr>
        <w:pStyle w:val="Normal"/>
        <w:rPr>
          <w:rFonts w:ascii="Consolas" w:hAnsi="Consolas"/>
          <w:sz w:val="18"/>
          <w:szCs w:val="18"/>
          <w:lang w:val="en-US"/>
        </w:rPr>
      </w:pPr>
      <w:r>
        <w:rPr>
          <w:rStyle w:val="VerbatimChar"/>
          <w:sz w:val="18"/>
          <w:szCs w:val="18"/>
          <w:lang w:val="en-US"/>
        </w:rPr>
        <w:t xml:space="preserve">INNER JOIN data.oversvoem o ON st_intersects(b.geom, o.geom) </w:t>
      </w:r>
    </w:p>
    <w:p>
      <w:pPr>
        <w:pStyle w:val="Normal"/>
        <w:rPr>
          <w:rFonts w:ascii="Consolas" w:hAnsi="Consolas"/>
          <w:sz w:val="18"/>
          <w:szCs w:val="18"/>
        </w:rPr>
      </w:pPr>
      <w:r>
        <w:rPr>
          <w:rStyle w:val="VerbatimChar"/>
          <w:sz w:val="18"/>
          <w:szCs w:val="18"/>
        </w:rPr>
        <w:t>LEFT JOIN admin.kvmpris k ON b.kom_kode = k.kom_kode</w:t>
      </w:r>
    </w:p>
    <w:p>
      <w:pPr>
        <w:pStyle w:val="Normal"/>
        <w:rPr>
          <w:rStyle w:val="VerbatimChar"/>
          <w:sz w:val="18"/>
        </w:rPr>
      </w:pPr>
      <w:r>
        <w:rPr>
          <w:rStyle w:val="VerbatimChar"/>
          <w:sz w:val="18"/>
          <w:szCs w:val="18"/>
        </w:rPr>
        <w:t>WHERE o.vanddybde &gt; 0.2</w:t>
      </w:r>
    </w:p>
    <w:p>
      <w:pPr>
        <w:pStyle w:val="Normal"/>
        <w:rPr/>
      </w:pPr>
      <w:r>
        <w:rPr/>
      </w:r>
    </w:p>
    <w:p>
      <w:pPr>
        <w:pStyle w:val="Normal"/>
        <w:rPr>
          <w:rFonts w:ascii="Times New Roman" w:hAnsi="Times New Roman"/>
          <w:sz w:val="24"/>
          <w:szCs w:val="24"/>
        </w:rPr>
      </w:pPr>
      <w:r>
        <w:rPr/>
        <w:t>For det ovenstående SQL-udtryk gælder følgende begrænsninger:</w:t>
      </w:r>
    </w:p>
    <w:p>
      <w:pPr>
        <w:pStyle w:val="Normal"/>
        <w:numPr>
          <w:ilvl w:val="0"/>
          <w:numId w:val="7"/>
        </w:numPr>
        <w:suppressAutoHyphens w:val="true"/>
        <w:spacing w:lineRule="auto" w:line="240" w:before="0" w:after="0"/>
        <w:rPr/>
      </w:pPr>
      <w:r>
        <w:rPr/>
        <w:t>Tabellerne skal hedde bestemte navne.</w:t>
      </w:r>
    </w:p>
    <w:p>
      <w:pPr>
        <w:pStyle w:val="Normal"/>
        <w:numPr>
          <w:ilvl w:val="0"/>
          <w:numId w:val="7"/>
        </w:numPr>
        <w:suppressAutoHyphens w:val="true"/>
        <w:spacing w:lineRule="auto" w:line="240" w:before="0" w:after="0"/>
        <w:rPr/>
      </w:pPr>
      <w:r>
        <w:rPr/>
        <w:t>Tabellerne skal placeres i bestemte schemaer.</w:t>
      </w:r>
    </w:p>
    <w:p>
      <w:pPr>
        <w:pStyle w:val="Normal"/>
        <w:numPr>
          <w:ilvl w:val="0"/>
          <w:numId w:val="7"/>
        </w:numPr>
        <w:suppressAutoHyphens w:val="true"/>
        <w:spacing w:lineRule="auto" w:line="240" w:before="0" w:after="0"/>
        <w:rPr/>
      </w:pPr>
      <w:r>
        <w:rPr/>
        <w:t>Felterne skal hedde bestemte navne.</w:t>
      </w:r>
    </w:p>
    <w:p>
      <w:pPr>
        <w:pStyle w:val="Normal"/>
        <w:numPr>
          <w:ilvl w:val="0"/>
          <w:numId w:val="7"/>
        </w:numPr>
        <w:suppressAutoHyphens w:val="true"/>
        <w:spacing w:lineRule="auto" w:line="240" w:before="0" w:after="0"/>
        <w:rPr/>
      </w:pPr>
      <w:r>
        <w:rPr/>
        <w:t>Konstantværdier for hhv. vanddybde og værditab kan ikke ændres.</w:t>
      </w:r>
    </w:p>
    <w:p>
      <w:pPr>
        <w:pStyle w:val="Normal"/>
        <w:ind w:left="720" w:hanging="0"/>
        <w:rPr/>
      </w:pPr>
      <w:r>
        <w:rPr/>
      </w:r>
    </w:p>
    <w:p>
      <w:pPr>
        <w:pStyle w:val="Normal"/>
        <w:rPr/>
      </w:pPr>
      <w:r>
        <w:rPr/>
        <w:t>For at gøre SQL-udtrykkene mere fleksible ”generaliseres” udtrykket til følgende:</w:t>
      </w:r>
    </w:p>
    <w:p>
      <w:pPr>
        <w:pStyle w:val="Normal"/>
        <w:rPr>
          <w:rFonts w:ascii="Consolas" w:hAnsi="Consolas"/>
          <w:sz w:val="18"/>
          <w:szCs w:val="18"/>
          <w:lang w:val="en-US"/>
        </w:rPr>
      </w:pPr>
      <w:r>
        <w:rPr>
          <w:rStyle w:val="VerbatimChar"/>
          <w:sz w:val="18"/>
          <w:szCs w:val="18"/>
          <w:lang w:val="en-US"/>
        </w:rPr>
        <w:t xml:space="preserve">SELECT DISTINCT </w:t>
      </w:r>
    </w:p>
    <w:p>
      <w:pPr>
        <w:pStyle w:val="Normal"/>
        <w:rPr>
          <w:rFonts w:ascii="Consolas" w:hAnsi="Consolas"/>
          <w:sz w:val="18"/>
          <w:szCs w:val="18"/>
          <w:lang w:val="en-US"/>
        </w:rPr>
      </w:pPr>
      <w:r>
        <w:rPr>
          <w:rStyle w:val="VerbatimChar"/>
          <w:sz w:val="18"/>
          <w:szCs w:val="18"/>
          <w:lang w:val="en-US"/>
        </w:rPr>
        <w:t xml:space="preserve">  </w:t>
      </w:r>
      <w:r>
        <w:rPr>
          <w:rStyle w:val="VerbatimChar"/>
          <w:sz w:val="18"/>
          <w:szCs w:val="18"/>
          <w:lang w:val="en-US"/>
        </w:rPr>
        <w:t>b.{f_pkid_t_building},</w:t>
      </w:r>
    </w:p>
    <w:p>
      <w:pPr>
        <w:pStyle w:val="Normal"/>
        <w:rPr>
          <w:rFonts w:ascii="Consolas" w:hAnsi="Consolas"/>
          <w:sz w:val="18"/>
          <w:szCs w:val="18"/>
          <w:lang w:val="en-US"/>
        </w:rPr>
      </w:pPr>
      <w:r>
        <w:rPr>
          <w:rStyle w:val="VerbatimChar"/>
          <w:sz w:val="18"/>
          <w:szCs w:val="18"/>
          <w:lang w:val="en-US"/>
        </w:rPr>
        <w:t xml:space="preserve">  </w:t>
      </w:r>
      <w:r>
        <w:rPr>
          <w:rStyle w:val="VerbatimChar"/>
          <w:sz w:val="18"/>
          <w:szCs w:val="18"/>
          <w:lang w:val="en-US"/>
        </w:rPr>
        <w:t>b.{f_mun_code_t_building},</w:t>
      </w:r>
    </w:p>
    <w:p>
      <w:pPr>
        <w:pStyle w:val="Normal"/>
        <w:rPr>
          <w:rFonts w:ascii="Consolas" w:hAnsi="Consolas"/>
          <w:sz w:val="18"/>
          <w:szCs w:val="18"/>
          <w:lang w:val="en-US"/>
        </w:rPr>
      </w:pPr>
      <w:r>
        <w:rPr>
          <w:rStyle w:val="VerbatimChar"/>
          <w:sz w:val="18"/>
          <w:szCs w:val="18"/>
          <w:lang w:val="en-US"/>
        </w:rPr>
        <w:t xml:space="preserve">  </w:t>
      </w:r>
      <w:r>
        <w:rPr>
          <w:rStyle w:val="VerbatimChar"/>
          <w:sz w:val="18"/>
          <w:szCs w:val="18"/>
          <w:lang w:val="en-US"/>
        </w:rPr>
        <w:t>st_area(b.{f_geom_t_building}) * k.{f_sqm_price_t_mun_sqmprice} * {p_loss_value} AS vaerdi_tab</w:t>
      </w:r>
    </w:p>
    <w:p>
      <w:pPr>
        <w:pStyle w:val="Normal"/>
        <w:rPr>
          <w:rFonts w:ascii="Consolas" w:hAnsi="Consolas"/>
          <w:sz w:val="18"/>
          <w:szCs w:val="18"/>
          <w:lang w:val="en-US"/>
        </w:rPr>
      </w:pPr>
      <w:r>
        <w:rPr>
          <w:rStyle w:val="VerbatimChar"/>
          <w:sz w:val="18"/>
          <w:szCs w:val="18"/>
          <w:lang w:val="en-US"/>
        </w:rPr>
        <w:t xml:space="preserve">FROM {t_building} b </w:t>
      </w:r>
    </w:p>
    <w:p>
      <w:pPr>
        <w:pStyle w:val="Normal"/>
        <w:rPr>
          <w:rFonts w:ascii="Consolas" w:hAnsi="Consolas"/>
          <w:sz w:val="18"/>
          <w:szCs w:val="18"/>
          <w:lang w:val="en-US"/>
        </w:rPr>
      </w:pPr>
      <w:r>
        <w:rPr>
          <w:rStyle w:val="VerbatimChar"/>
          <w:sz w:val="18"/>
          <w:szCs w:val="18"/>
          <w:lang w:val="en-US"/>
        </w:rPr>
        <w:t xml:space="preserve">INNER JOIN {t_flood} o ON st_intersects(b.{f_geom_t_building}, o.{f_geom_t_flood}) </w:t>
      </w:r>
    </w:p>
    <w:p>
      <w:pPr>
        <w:pStyle w:val="Normal"/>
        <w:rPr>
          <w:rFonts w:ascii="Consolas" w:hAnsi="Consolas"/>
          <w:sz w:val="18"/>
          <w:szCs w:val="18"/>
          <w:lang w:val="en-US"/>
        </w:rPr>
      </w:pPr>
      <w:r>
        <w:rPr>
          <w:rStyle w:val="VerbatimChar"/>
          <w:sz w:val="18"/>
          <w:szCs w:val="18"/>
          <w:lang w:val="en-US"/>
        </w:rPr>
        <w:t>LEFT JOIN {t_mun_sqmprice} k ON b.{f_mun_code_t_building} = k.{f_mun_code_t_flood}</w:t>
      </w:r>
    </w:p>
    <w:p>
      <w:pPr>
        <w:pStyle w:val="Normal"/>
        <w:rPr>
          <w:rStyle w:val="VerbatimChar"/>
          <w:sz w:val="16"/>
          <w:szCs w:val="16"/>
          <w:lang w:val="en-US"/>
        </w:rPr>
      </w:pPr>
      <w:r>
        <w:rPr>
          <w:rStyle w:val="VerbatimChar"/>
          <w:sz w:val="18"/>
          <w:szCs w:val="18"/>
          <w:lang w:val="en-US"/>
        </w:rPr>
        <w:t>WHERE o.{f_water_depth_t_flood} &gt; {p_water_depth}</w:t>
      </w:r>
    </w:p>
    <w:p>
      <w:pPr>
        <w:pStyle w:val="Normal"/>
        <w:rPr>
          <w:rFonts w:ascii="Times New Roman" w:hAnsi="Times New Roman"/>
          <w:sz w:val="24"/>
          <w:szCs w:val="24"/>
          <w:lang w:val="en-US"/>
        </w:rPr>
      </w:pPr>
      <w:r>
        <w:rPr>
          <w:rFonts w:ascii="Times New Roman" w:hAnsi="Times New Roman"/>
          <w:sz w:val="24"/>
          <w:szCs w:val="24"/>
          <w:lang w:val="en-US"/>
        </w:rPr>
      </w:r>
    </w:p>
    <w:p>
      <w:pPr>
        <w:pStyle w:val="Normal"/>
        <w:suppressAutoHyphens w:val="true"/>
        <w:spacing w:lineRule="auto" w:line="240" w:before="0" w:after="0"/>
        <w:rPr/>
      </w:pPr>
      <w:r>
        <w:rPr/>
        <w:t>Alle tabel- og feltnavne samt konstantværdier i SQL-udtrykket erstattes af parameternavne, som f.eks. “{f_pkid_t_building}”. Det modificerede SQL-udtryk gives også et navn, f.eks. “q_building_flood_loss” og gemmes i parametertabellen.</w:t>
      </w:r>
    </w:p>
    <w:p>
      <w:pPr>
        <w:pStyle w:val="Normal"/>
        <w:suppressAutoHyphens w:val="true"/>
        <w:spacing w:lineRule="auto" w:line="240" w:before="0" w:after="0"/>
        <w:rPr/>
      </w:pPr>
      <w:r>
        <w:rPr/>
      </w:r>
    </w:p>
    <w:p>
      <w:pPr>
        <w:pStyle w:val="Normal"/>
        <w:suppressAutoHyphens w:val="true"/>
        <w:spacing w:lineRule="auto" w:line="240" w:before="0" w:after="0"/>
        <w:rPr/>
      </w:pPr>
      <w:r>
        <w:rPr/>
        <w:t xml:space="preserve">Parameternavne og -værdier for hhv. tabeller, felter og konstanter gemmes også i parametertabellen. For disse parametre gemmes endvidere tilhørsforholdet til det generaliserede SQL-udtryk. </w:t>
      </w:r>
    </w:p>
    <w:p>
      <w:pPr>
        <w:pStyle w:val="Normal"/>
        <w:suppressAutoHyphens w:val="true"/>
        <w:spacing w:lineRule="auto" w:line="240" w:before="0" w:after="0"/>
        <w:rPr/>
      </w:pPr>
      <w:r>
        <w:rPr/>
      </w:r>
    </w:p>
    <w:p>
      <w:pPr>
        <w:pStyle w:val="Normal"/>
        <w:rPr/>
      </w:pPr>
      <w:r>
        <w:rPr/>
        <w:t>Når en bruger starter en modelkørsel i plugin’et, sker der følgende:</w:t>
      </w:r>
    </w:p>
    <w:p>
      <w:pPr>
        <w:pStyle w:val="Normal"/>
        <w:numPr>
          <w:ilvl w:val="0"/>
          <w:numId w:val="7"/>
        </w:numPr>
        <w:suppressAutoHyphens w:val="true"/>
        <w:spacing w:lineRule="auto" w:line="240" w:before="0" w:after="0"/>
        <w:rPr/>
      </w:pPr>
      <w:r>
        <w:rPr/>
        <w:t>Det generaliserede SQL-udtryk findes i parameter-tabellen via brugervalget.</w:t>
      </w:r>
    </w:p>
    <w:p>
      <w:pPr>
        <w:pStyle w:val="Normal"/>
        <w:numPr>
          <w:ilvl w:val="0"/>
          <w:numId w:val="7"/>
        </w:numPr>
        <w:suppressAutoHyphens w:val="true"/>
        <w:spacing w:lineRule="auto" w:line="240" w:before="0" w:after="0"/>
        <w:rPr/>
      </w:pPr>
      <w:r>
        <w:rPr/>
        <w:t>Alle øvrige parametre, som tilhører det generaliserede SQL-udtryk, findes også i parameter-tabellen.</w:t>
      </w:r>
    </w:p>
    <w:p>
      <w:pPr>
        <w:pStyle w:val="Normal"/>
        <w:numPr>
          <w:ilvl w:val="0"/>
          <w:numId w:val="7"/>
        </w:numPr>
        <w:suppressAutoHyphens w:val="true"/>
        <w:spacing w:lineRule="auto" w:line="240" w:before="0" w:after="0"/>
        <w:rPr/>
      </w:pPr>
      <w:r>
        <w:rPr/>
        <w:t>I teksten for udtrykket foretages “søg og erstat”, som finder parameternavne og erstatter disse med de tilsvarende parameterværdier.</w:t>
      </w:r>
    </w:p>
    <w:p>
      <w:pPr>
        <w:pStyle w:val="Normal"/>
        <w:numPr>
          <w:ilvl w:val="0"/>
          <w:numId w:val="7"/>
        </w:numPr>
        <w:suppressAutoHyphens w:val="true"/>
        <w:spacing w:lineRule="auto" w:line="240" w:before="0" w:after="0"/>
        <w:rPr/>
      </w:pPr>
      <w:r>
        <w:rPr/>
        <w:t xml:space="preserve">SQL-udtrykket, som nu indeholder korrekte tabel- og feltnavne samt rigtige søgeværdier, udføres i databasen. </w:t>
      </w:r>
    </w:p>
    <w:p>
      <w:pPr>
        <w:pStyle w:val="Normal"/>
        <w:numPr>
          <w:ilvl w:val="0"/>
          <w:numId w:val="7"/>
        </w:numPr>
        <w:suppressAutoHyphens w:val="true"/>
        <w:spacing w:lineRule="auto" w:line="240" w:before="0" w:after="0"/>
        <w:rPr/>
      </w:pPr>
      <w:r>
        <w:rPr/>
        <w:t>Resultatet af søgningen vises i QGIS’s kortvindue.</w:t>
      </w:r>
    </w:p>
    <w:p>
      <w:pPr>
        <w:pStyle w:val="Normal"/>
        <w:rPr/>
      </w:pPr>
      <w:r>
        <w:rPr/>
      </w:r>
    </w:p>
    <w:p>
      <w:pPr>
        <w:pStyle w:val="Normal"/>
        <w:rPr/>
      </w:pPr>
      <w:r>
        <w:rPr/>
        <w:t xml:space="preserve">Metoden giver mulighed for, at GIS-administratoren kan importere tabeller med vilkårlige tabel- og feltnavne til skadeøkonomi-databasen og derefter tilpasse parameterværdier for tabel- og feltnavne i parametre tilhørende modellen. Der dog den betingelse, at de nye tabeller skal indeholde alle relevante kolonner som type- og værdimæssigt svarer til de originale kolonner. </w:t>
      </w:r>
    </w:p>
    <w:p>
      <w:pPr>
        <w:pStyle w:val="Normal"/>
        <w:rPr/>
      </w:pPr>
      <w:r>
        <w:rPr/>
        <w:t>Når GIS-administratoren har foretaget overstående konvertering til generaliseret SQL med diverse parameternavne, så har GIS-brugeren - via plugin’et - mulighed for at vælge en bestemt model, ændre på modellens søgeværdier og udføre modelkørslen uden at have kendskab til hverken SQL eller modellens udformning.</w:t>
      </w:r>
    </w:p>
    <w:p>
      <w:pPr>
        <w:pStyle w:val="Overskrift1"/>
        <w:ind w:left="360" w:hanging="360"/>
        <w:rPr/>
      </w:pPr>
      <w:bookmarkStart w:id="10" w:name="_Toc89019911"/>
      <w:bookmarkStart w:id="11" w:name="_Toc88821193"/>
      <w:bookmarkStart w:id="12" w:name="_Toc88630255"/>
      <w:bookmarkStart w:id="13" w:name="idé-grundlag-for-det-nye-system."/>
      <w:bookmarkStart w:id="14" w:name="X44fec47bbeb804c69aeca5e8faf43882f00d31d"/>
      <w:bookmarkEnd w:id="13"/>
      <w:bookmarkEnd w:id="14"/>
      <w:r>
        <w:rPr/>
        <w:t>Parameter-tabel</w:t>
      </w:r>
      <w:bookmarkEnd w:id="11"/>
      <w:bookmarkEnd w:id="12"/>
      <w:r>
        <w:rPr/>
        <w:t>len</w:t>
      </w:r>
      <w:bookmarkEnd w:id="10"/>
    </w:p>
    <w:p>
      <w:pPr>
        <w:pStyle w:val="Normal"/>
        <w:rPr/>
      </w:pPr>
      <w:r>
        <w:rPr/>
        <w:t xml:space="preserve">Parameter-tabellen en den centrale informationstabel for plugin’et </w:t>
      </w:r>
      <w:r>
        <w:rPr>
          <w:bCs/>
        </w:rPr>
        <w:t>SkadesØkonomi</w:t>
      </w:r>
      <w:r>
        <w:rPr/>
        <w:t>.</w:t>
      </w:r>
    </w:p>
    <w:p>
      <w:pPr>
        <w:pStyle w:val="Normal"/>
        <w:rPr/>
      </w:pPr>
      <w:r>
        <w:rPr/>
        <w:t xml:space="preserve">Tabellen indeholder </w:t>
      </w:r>
      <w:r>
        <w:rPr>
          <w:i/>
          <w:iCs/>
        </w:rPr>
        <w:t>alle</w:t>
      </w:r>
      <w:r>
        <w:rPr/>
        <w:t xml:space="preserve"> nødvendige oplysninger til at beskrive og udføre de forskellige modeller, bl.a. modellernes generaliserede SQL-udtryk, samt parameternavne og -værdier til oversættelse af parametriserede tabeller, felter, søge værdier, osv.</w:t>
      </w:r>
    </w:p>
    <w:p>
      <w:pPr>
        <w:pStyle w:val="Normal"/>
        <w:rPr/>
      </w:pPr>
      <w:r>
        <w:rPr/>
        <w:t>Tabellen indeholder endvidere en lang række andre oplysninger, som er nødvendige for at generere brugergrænseflader til de forskellige faneblade i plugin’et. Tabellen indeholder derfor en række ekstra rækker, samt kolonner udover kolonner til navne og værdier. De forskellige kolonner og deres indhold beskrives senere i dette kapitel.</w:t>
      </w:r>
    </w:p>
    <w:p>
      <w:pPr>
        <w:pStyle w:val="Normal"/>
        <w:jc w:val="center"/>
        <w:rPr/>
      </w:pPr>
      <w:r>
        <w:rPr/>
        <w:drawing>
          <wp:inline distT="0" distB="0" distL="0" distR="0">
            <wp:extent cx="4763135" cy="1693545"/>
            <wp:effectExtent l="0" t="0" r="0" b="0"/>
            <wp:docPr id="6" name="Billed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2" descr="Graphical user interface, text, application, email&#10;&#10;Description automatically generated"/>
                    <pic:cNvPicPr>
                      <a:picLocks noChangeAspect="1" noChangeArrowheads="1"/>
                    </pic:cNvPicPr>
                  </pic:nvPicPr>
                  <pic:blipFill>
                    <a:blip r:embed="rId4"/>
                    <a:stretch>
                      <a:fillRect/>
                    </a:stretch>
                  </pic:blipFill>
                  <pic:spPr bwMode="auto">
                    <a:xfrm>
                      <a:off x="0" y="0"/>
                      <a:ext cx="4763135" cy="1693545"/>
                    </a:xfrm>
                    <a:prstGeom prst="rect">
                      <a:avLst/>
                    </a:prstGeom>
                  </pic:spPr>
                </pic:pic>
              </a:graphicData>
            </a:graphic>
          </wp:inline>
        </w:drawing>
      </w:r>
    </w:p>
    <w:p>
      <w:pPr>
        <w:pStyle w:val="Normal"/>
        <w:rPr/>
      </w:pPr>
      <w:r>
        <w:rPr/>
        <w:t>Placering og navn på parameter-tabellen i databasen angives af administratoren i fanebladet ”General” vha. to felter, henholdsvis ”Database” og ”Parameter-tabel”. Hvis fanebladet ”General” ikke vises, kan man trykke på ”Administrator” nederst til højre i plugin’et brugergrænseflade for at gøre fanebladet synligt.</w:t>
      </w:r>
    </w:p>
    <w:p>
      <w:pPr>
        <w:pStyle w:val="Normal"/>
        <w:rPr/>
      </w:pPr>
      <w:r>
        <w:rPr/>
        <w:t xml:space="preserve">I feltet ”Database” vælges forbindelsen til den PostgreSQL/PostGIS database, hvor model data er placeret. Hvis den ønskede database forbindelse ikke findes i valglisten, kan man oprette den ønskede forbindelse via QGIS ”Data Source Manager” og derefter opdatere valglisten ved at trykke på knappen til højre for valglisten. </w:t>
      </w:r>
    </w:p>
    <w:p>
      <w:pPr>
        <w:pStyle w:val="Normal"/>
        <w:rPr/>
      </w:pPr>
      <w:r>
        <w:rPr/>
        <w:t xml:space="preserve">I feltet ”Parameter-tabel” angives det samlede database navn for tabellen inkl. schema- og tabelnavn, f.eks. ”fdc_admin.parametre”. </w:t>
      </w:r>
    </w:p>
    <w:p>
      <w:pPr>
        <w:pStyle w:val="Normal"/>
        <w:rPr/>
      </w:pPr>
      <w:r>
        <w:rPr/>
        <w:t>Ved tryk på knappen umiddelbart til højre for indtastningsfelter for ”Parameter-tabel” vil tabellen blive vist i QGIS som et ikke-spatielt lag.</w:t>
      </w:r>
    </w:p>
    <w:p>
      <w:pPr>
        <w:pStyle w:val="Overskrift2"/>
        <w:rPr/>
      </w:pPr>
      <w:bookmarkStart w:id="15" w:name="_Toc89019912"/>
      <w:bookmarkStart w:id="16" w:name="_Toc88821194"/>
      <w:bookmarkStart w:id="17" w:name="_Toc88630256"/>
      <w:r>
        <w:rPr/>
        <w:t>Opbygning af hieraki vha. “parent” feltet</w:t>
      </w:r>
      <w:bookmarkEnd w:id="15"/>
      <w:bookmarkEnd w:id="16"/>
      <w:bookmarkEnd w:id="17"/>
    </w:p>
    <w:p>
      <w:pPr>
        <w:pStyle w:val="Normal"/>
        <w:rPr/>
      </w:pPr>
      <w:r>
        <w:rPr/>
        <w:t>Alle poster i parametertabellen vises i brugerdialogens faneblade ”General”, ”Query”, ”Data”, ”Models” og ”Reports”. Disse faneblade indeholder alle en visuel træstruktur, som viser både parameternavne og -værdier. Når brugeren flytter musen hen over et specifikt navn eller værdi vises en hjælpe-tekst, som er i en anden kolonne i parametertabellen, nemlig ”explanation”.</w:t>
      </w:r>
    </w:p>
    <w:p>
      <w:pPr>
        <w:pStyle w:val="Normal"/>
        <w:rPr/>
      </w:pPr>
      <w:r>
        <w:rPr/>
        <w:t xml:space="preserve">Placeringen af parameternavne og -værdier i de forskellige faneblade, samt positionen i de enkelte faneblade styres af specielle data i parameter-tabellen: Data arrangeres i et hierarki, hvor stort set alle parameterposter bliver ”ejet” af en anden post i tabellen. Dette hierarki dannes af de to felter ”name” og ”parent”, hvor ”name” indeholder parameternavnet og ”parent” indeholder parameternavnet på den (anden) post, som ejer posten. </w:t>
      </w:r>
    </w:p>
    <w:p>
      <w:pPr>
        <w:pStyle w:val="Normal"/>
        <w:rPr/>
      </w:pPr>
      <w:r>
        <w:rPr/>
        <w:t>Udtrykt som en ER-relation: Der findes en 1:n relation mellem ”parent” og ”name” i samme tabel.</w:t>
      </w:r>
    </w:p>
    <w:p>
      <w:pPr>
        <w:pStyle w:val="Normal"/>
        <w:rPr/>
      </w:pPr>
      <w:r>
        <w:rPr/>
        <w:t xml:space="preserve">Hvert faneblad repræsenteres af en gruppepost i parameter-tabellen med samme navn som fanebladet (parameter type “G”, se afsnit </w:t>
      </w:r>
      <w:r>
        <w:rPr>
          <w:i/>
        </w:rPr>
        <w:t>Brug af ”type” feltet</w:t>
      </w:r>
      <w:r>
        <w:rPr/>
        <w:t>). Disse gruppeposter fungerer som “rod” for hvert faneblad. Alle parameterposter og deres underposter, der har en af disse “rod”-poster som ”parent” placeres i det tilsvarende faneblad.</w:t>
      </w:r>
      <w:bookmarkStart w:id="18" w:name="opbygning-af-hieraki-vha.-parent-feltet1"/>
      <w:bookmarkStart w:id="19" w:name="parameter-tabel1"/>
      <w:bookmarkEnd w:id="18"/>
      <w:bookmarkEnd w:id="19"/>
    </w:p>
    <w:p>
      <w:pPr>
        <w:pStyle w:val="Overskrift2"/>
        <w:rPr/>
      </w:pPr>
      <w:bookmarkStart w:id="20" w:name="_Toc89019913"/>
      <w:bookmarkStart w:id="21" w:name="_Toc88821195"/>
      <w:r>
        <w:rPr/>
        <w:t>Struktur og feltbeskrivelse</w:t>
      </w:r>
      <w:bookmarkStart w:id="22" w:name="_Toc88630257"/>
      <w:r>
        <w:rPr/>
        <w:t xml:space="preserve"> </w:t>
      </w:r>
      <w:bookmarkEnd w:id="22"/>
      <w:r>
        <w:rPr/>
        <w:t>for parameter tabel</w:t>
      </w:r>
      <w:bookmarkEnd w:id="20"/>
      <w:bookmarkEnd w:id="21"/>
    </w:p>
    <w:p>
      <w:pPr>
        <w:pStyle w:val="Normal"/>
        <w:rPr/>
      </w:pPr>
      <w:r>
        <w:rPr/>
        <w:t>Nedenstående tabel beskriver alle kolonner i parametertabellen.</w:t>
      </w:r>
    </w:p>
    <w:tbl>
      <w:tblPr>
        <w:tblStyle w:val="Almindeligtabel2"/>
        <w:tblW w:w="5000" w:type="pct"/>
        <w:jc w:val="left"/>
        <w:tblInd w:w="-5" w:type="dxa"/>
        <w:tblLayout w:type="fixed"/>
        <w:tblCellMar>
          <w:top w:w="0" w:type="dxa"/>
          <w:left w:w="108" w:type="dxa"/>
          <w:bottom w:w="0" w:type="dxa"/>
          <w:right w:w="108" w:type="dxa"/>
        </w:tblCellMar>
        <w:tblLook w:firstRow="1" w:noVBand="0" w:lastRow="0" w:firstColumn="0" w:lastColumn="0" w:noHBand="0" w:val="0020"/>
      </w:tblPr>
      <w:tblGrid>
        <w:gridCol w:w="1538"/>
        <w:gridCol w:w="1163"/>
        <w:gridCol w:w="6659"/>
      </w:tblGrid>
      <w:tr>
        <w:trPr>
          <w:cnfStyle w:val="100000000000" w:firstRow="1" w:lastRow="0" w:firstColumn="0" w:lastColumn="0" w:oddVBand="0" w:evenVBand="0" w:oddHBand="0" w:evenHBand="0" w:firstRowFirstColumn="0" w:firstRowLastColumn="0" w:lastRowFirstColumn="0" w:lastRowLastColumn="0"/>
        </w:trPr>
        <w:tc>
          <w:tcPr>
            <w:tcW w:w="1538"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b/>
                <w:bCs/>
                <w:kern w:val="2"/>
                <w:sz w:val="18"/>
                <w:szCs w:val="22"/>
                <w:lang w:eastAsia="zh-CN" w:bidi="hi-IN"/>
              </w:rPr>
              <w:t>Feltnavn</w:t>
            </w:r>
          </w:p>
        </w:tc>
        <w:tc>
          <w:tcPr>
            <w:tcW w:w="1163" w:type="dxa"/>
            <w:cnfStyle w:val="000001000000" w:firstRow="0" w:lastRow="0" w:firstColumn="0" w:lastColumn="0" w:oddVBand="0" w:evenVBand="1"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b/>
                <w:bCs/>
                <w:kern w:val="2"/>
                <w:sz w:val="18"/>
                <w:szCs w:val="22"/>
                <w:lang w:eastAsia="zh-CN" w:bidi="hi-IN"/>
              </w:rPr>
              <w:t>Type</w:t>
            </w:r>
          </w:p>
        </w:tc>
        <w:tc>
          <w:tcPr>
            <w:tcW w:w="6659"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b/>
                <w:bCs/>
                <w:kern w:val="2"/>
                <w:sz w:val="18"/>
                <w:szCs w:val="22"/>
                <w:lang w:eastAsia="zh-CN" w:bidi="hi-IN"/>
              </w:rPr>
              <w:t>Forklaring</w:t>
            </w:r>
          </w:p>
        </w:tc>
      </w:tr>
      <w:tr>
        <w:trPr>
          <w:cnfStyle w:val="000000100000" w:firstRow="0" w:lastRow="0" w:firstColumn="0" w:lastColumn="0" w:oddVBand="0" w:evenVBand="0" w:oddHBand="1" w:evenHBand="0" w:firstRowFirstColumn="0" w:firstRowLastColumn="0" w:lastRowFirstColumn="0" w:lastRowLastColumn="0"/>
        </w:trPr>
        <w:tc>
          <w:tcPr>
            <w:tcW w:w="1538"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Name</w:t>
            </w:r>
          </w:p>
        </w:tc>
        <w:tc>
          <w:tcPr>
            <w:tcW w:w="1163" w:type="dxa"/>
            <w:cnfStyle w:val="000001000000" w:firstRow="0" w:lastRow="0" w:firstColumn="0" w:lastColumn="0" w:oddVBand="0" w:evenVBand="1"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Navn for parameter; skal være unikt i hele tabellen.</w:t>
            </w:r>
          </w:p>
        </w:tc>
      </w:tr>
      <w:tr>
        <w:trPr/>
        <w:tc>
          <w:tcPr>
            <w:tcW w:w="1538"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Parent</w:t>
            </w:r>
          </w:p>
        </w:tc>
        <w:tc>
          <w:tcPr>
            <w:tcW w:w="1163"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Navn på en anden parameterpost, som “ejer” denne parameterpost. Hvis posten ikke ejes af nogen andre poster, efterlades den blank.</w:t>
            </w:r>
          </w:p>
        </w:tc>
      </w:tr>
      <w:tr>
        <w:trPr>
          <w:cnfStyle w:val="000000100000" w:firstRow="0" w:lastRow="0" w:firstColumn="0" w:lastColumn="0" w:oddVBand="0" w:evenVBand="0" w:oddHBand="1" w:evenHBand="0" w:firstRowFirstColumn="0" w:firstRowLastColumn="0" w:lastRowFirstColumn="0" w:lastRowLastColumn="0"/>
        </w:trPr>
        <w:tc>
          <w:tcPr>
            <w:tcW w:w="1538"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Value</w:t>
            </w:r>
          </w:p>
        </w:tc>
        <w:tc>
          <w:tcPr>
            <w:tcW w:w="1163" w:type="dxa"/>
            <w:cnfStyle w:val="000001000000" w:firstRow="0" w:lastRow="0" w:firstColumn="0" w:lastColumn="0" w:oddVBand="0" w:evenVBand="1"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Værdi af parameter; alle værdier er præsenteret som en tekststreng uanset type.</w:t>
            </w:r>
          </w:p>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Heltal skrives som “123456”, reelle tal som “12345.678”. Der er et frit antal decimaler.</w:t>
            </w:r>
          </w:p>
        </w:tc>
      </w:tr>
      <w:tr>
        <w:trPr/>
        <w:tc>
          <w:tcPr>
            <w:tcW w:w="1538"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Type</w:t>
            </w:r>
          </w:p>
        </w:tc>
        <w:tc>
          <w:tcPr>
            <w:tcW w:w="1163"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karakter</w:t>
            </w:r>
          </w:p>
        </w:tc>
        <w:tc>
          <w:tcPr>
            <w:tcW w:w="6659"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 xml:space="preserve">Parameter type; bestemmer hvilken type data, som posten kan indeholde. Felt “type” kan have én af følgende værdier: “G”, “I”, “O”, “P” eller “T”; se afsnit </w:t>
            </w:r>
            <w:r>
              <w:rPr>
                <w:rFonts w:eastAsia="NSimSun" w:cs="Arial"/>
                <w:i/>
                <w:kern w:val="2"/>
                <w:sz w:val="18"/>
                <w:szCs w:val="22"/>
                <w:lang w:eastAsia="zh-CN" w:bidi="hi-IN"/>
              </w:rPr>
              <w:t>Brug af “type” feltet</w:t>
            </w:r>
            <w:r>
              <w:rPr>
                <w:rFonts w:eastAsia="NSimSun" w:cs="Arial"/>
                <w:kern w:val="2"/>
                <w:sz w:val="18"/>
                <w:szCs w:val="22"/>
                <w:lang w:eastAsia="zh-CN" w:bidi="hi-IN"/>
              </w:rPr>
              <w:t xml:space="preserve"> for detaljeret forklaring,</w:t>
            </w:r>
          </w:p>
        </w:tc>
      </w:tr>
      <w:tr>
        <w:trPr>
          <w:cnfStyle w:val="000000100000" w:firstRow="0" w:lastRow="0" w:firstColumn="0" w:lastColumn="0" w:oddVBand="0" w:evenVBand="0" w:oddHBand="1" w:evenHBand="0" w:firstRowFirstColumn="0" w:firstRowLastColumn="0" w:lastRowFirstColumn="0" w:lastRowLastColumn="0"/>
        </w:trPr>
        <w:tc>
          <w:tcPr>
            <w:tcW w:w="1538"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Minval</w:t>
            </w:r>
          </w:p>
        </w:tc>
        <w:tc>
          <w:tcPr>
            <w:tcW w:w="1163" w:type="dxa"/>
            <w:cnfStyle w:val="000001000000" w:firstRow="0" w:lastRow="0" w:firstColumn="0" w:lastColumn="0" w:oddVBand="0" w:evenVBand="1"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For type lig med “I” (heltal) eller “R” (reelt tal): Den mindste værdi, som felt “value” må indeholde.</w:t>
            </w:r>
          </w:p>
        </w:tc>
      </w:tr>
      <w:tr>
        <w:trPr/>
        <w:tc>
          <w:tcPr>
            <w:tcW w:w="1538"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Maxval</w:t>
            </w:r>
          </w:p>
        </w:tc>
        <w:tc>
          <w:tcPr>
            <w:tcW w:w="1163"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For type lig med “I” (heltal) eller “R” (reelt tal): Den største værdi, som felt “value” må indeholde.</w:t>
            </w:r>
          </w:p>
        </w:tc>
      </w:tr>
      <w:tr>
        <w:trPr>
          <w:cnfStyle w:val="000000100000" w:firstRow="0" w:lastRow="0" w:firstColumn="0" w:lastColumn="0" w:oddVBand="0" w:evenVBand="0" w:oddHBand="1" w:evenHBand="0" w:firstRowFirstColumn="0" w:firstRowLastColumn="0" w:lastRowFirstColumn="0" w:lastRowLastColumn="0"/>
        </w:trPr>
        <w:tc>
          <w:tcPr>
            <w:tcW w:w="1538"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lookupvalues</w:t>
            </w:r>
          </w:p>
        </w:tc>
        <w:tc>
          <w:tcPr>
            <w:tcW w:w="1163" w:type="dxa"/>
            <w:cnfStyle w:val="000001000000" w:firstRow="0" w:lastRow="0" w:firstColumn="0" w:lastColumn="0" w:oddVBand="0" w:evenVBand="1"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 xml:space="preserve">For type = I” eller “R” (reelt tal): Step værdi i indtastningsboks ved værdirettelser; </w:t>
              <w:br/>
              <w:t>For type = “O” (valgliste): Liste over mulige værdier for felt “value” i combobox adskilt af tegnet “¤” (Shift-4).</w:t>
            </w:r>
          </w:p>
        </w:tc>
      </w:tr>
      <w:tr>
        <w:trPr/>
        <w:tc>
          <w:tcPr>
            <w:tcW w:w="1538"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Default</w:t>
            </w:r>
          </w:p>
        </w:tc>
        <w:tc>
          <w:tcPr>
            <w:tcW w:w="1163"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Hvis parameteren repræsenterer et modelnavn, skal feltet indeholde navnet på den bagved liggende SQL-forespørgsel. Value felt efterlades så tomt.</w:t>
            </w:r>
          </w:p>
        </w:tc>
      </w:tr>
      <w:tr>
        <w:trPr>
          <w:cnfStyle w:val="000000100000" w:firstRow="0" w:lastRow="0" w:firstColumn="0" w:lastColumn="0" w:oddVBand="0" w:evenVBand="0" w:oddHBand="1" w:evenHBand="0" w:firstRowFirstColumn="0" w:firstRowLastColumn="0" w:lastRowFirstColumn="0" w:lastRowLastColumn="0"/>
        </w:trPr>
        <w:tc>
          <w:tcPr>
            <w:tcW w:w="1538"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Explanation</w:t>
            </w:r>
          </w:p>
        </w:tc>
        <w:tc>
          <w:tcPr>
            <w:tcW w:w="1163" w:type="dxa"/>
            <w:cnfStyle w:val="000001000000" w:firstRow="0" w:lastRow="0" w:firstColumn="0" w:lastColumn="0" w:oddVBand="0" w:evenVBand="1"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Tekst som beskriver parameterens formål; vises i pop-up dialog, når musen placeres over parameter-navn eller værdifelt i fanebladet.</w:t>
            </w:r>
          </w:p>
        </w:tc>
      </w:tr>
      <w:tr>
        <w:trPr/>
        <w:tc>
          <w:tcPr>
            <w:tcW w:w="1538"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Sort</w:t>
            </w:r>
          </w:p>
        </w:tc>
        <w:tc>
          <w:tcPr>
            <w:tcW w:w="1163"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Sorteringsrækkefølge indenfor en gruppe; mindste tal øverst.</w:t>
            </w:r>
          </w:p>
        </w:tc>
      </w:tr>
      <w:tr>
        <w:trPr>
          <w:cnfStyle w:val="000000100000" w:firstRow="0" w:lastRow="0" w:firstColumn="0" w:lastColumn="0" w:oddVBand="0" w:evenVBand="0" w:oddHBand="1" w:evenHBand="0" w:firstRowFirstColumn="0" w:firstRowLastColumn="0" w:lastRowFirstColumn="0" w:lastRowLastColumn="0"/>
        </w:trPr>
        <w:tc>
          <w:tcPr>
            <w:tcW w:w="1538"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Checkable</w:t>
            </w:r>
          </w:p>
        </w:tc>
        <w:tc>
          <w:tcPr>
            <w:tcW w:w="1163" w:type="dxa"/>
            <w:cnfStyle w:val="000001000000" w:firstRow="0" w:lastRow="0" w:firstColumn="0" w:lastColumn="0" w:oddVBand="0" w:evenVBand="1"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karakter</w:t>
            </w:r>
          </w:p>
        </w:tc>
        <w:tc>
          <w:tcPr>
            <w:tcW w:w="6659"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rPr>
            </w:pPr>
            <w:r>
              <w:rPr>
                <w:rFonts w:eastAsia="NSimSun" w:cs="Arial"/>
                <w:kern w:val="2"/>
                <w:sz w:val="18"/>
                <w:szCs w:val="22"/>
                <w:lang w:eastAsia="zh-CN" w:bidi="hi-IN"/>
              </w:rPr>
              <w:t>Hvis sat til “T”, vil præsentationen af parameternavn og -værdi i fanebladet vise et afkrydsningsfelt</w:t>
            </w:r>
            <w:bookmarkStart w:id="23" w:name="struktur-og-feltbeskrivelse"/>
            <w:bookmarkEnd w:id="23"/>
            <w:r>
              <w:rPr>
                <w:rFonts w:eastAsia="NSimSun" w:cs="Arial"/>
                <w:kern w:val="2"/>
                <w:sz w:val="18"/>
                <w:szCs w:val="22"/>
                <w:lang w:eastAsia="zh-CN" w:bidi="hi-IN"/>
              </w:rPr>
              <w:t xml:space="preserve"> til venstre for parameternavn.</w:t>
            </w:r>
          </w:p>
        </w:tc>
      </w:tr>
    </w:tbl>
    <w:p>
      <w:pPr>
        <w:pStyle w:val="Overskrift2"/>
        <w:rPr/>
      </w:pPr>
      <w:r>
        <w:rPr/>
      </w:r>
    </w:p>
    <w:p>
      <w:pPr>
        <w:pStyle w:val="Overskrift2"/>
        <w:rPr/>
      </w:pPr>
      <w:bookmarkStart w:id="24" w:name="_Toc89019914"/>
      <w:r>
        <w:rPr/>
        <w:t>Brug af “type” feltet</w:t>
      </w:r>
      <w:bookmarkStart w:id="25" w:name="_Toc88630258"/>
      <w:bookmarkEnd w:id="24"/>
      <w:bookmarkEnd w:id="25"/>
    </w:p>
    <w:p>
      <w:pPr>
        <w:pStyle w:val="Normal"/>
        <w:rPr/>
      </w:pPr>
      <w:r>
        <w:rPr/>
        <w:t>“</w:t>
      </w:r>
      <w:r>
        <w:rPr/>
        <w:t>type” feltet bestemmer, dels hvad der kan opbevares i “value” feltet, dels hvilken visuel udseende parameteren har. “type” kan være en af følgende værdier:</w:t>
      </w:r>
    </w:p>
    <w:p>
      <w:pPr>
        <w:pStyle w:val="Normal"/>
        <w:numPr>
          <w:ilvl w:val="0"/>
          <w:numId w:val="7"/>
        </w:numPr>
        <w:suppressAutoHyphens w:val="true"/>
        <w:spacing w:lineRule="auto" w:line="240" w:before="0" w:after="0"/>
        <w:rPr/>
      </w:pPr>
      <w:r>
        <w:rPr/>
        <w:t>“</w:t>
      </w:r>
      <w:r>
        <w:rPr/>
        <w:t xml:space="preserve">G”: </w:t>
        <w:br/>
        <w:t>Parameter benyttes som en gruppering, dvs. opdeling af parameterposter i logiske grupper. Den indeholder ingen værdi, men parameternavnet vises i fanebladenes træstruktur. Parametre, som skal vises under denne gruppe, skal tildeles gruppe-parameterens navn som værdi i feltet “parent”.</w:t>
      </w:r>
    </w:p>
    <w:p>
      <w:pPr>
        <w:pStyle w:val="Normal"/>
        <w:numPr>
          <w:ilvl w:val="0"/>
          <w:numId w:val="8"/>
        </w:numPr>
        <w:suppressAutoHyphens w:val="true"/>
        <w:spacing w:lineRule="auto" w:line="240" w:before="0" w:after="0"/>
        <w:rPr/>
      </w:pPr>
      <w:r>
        <w:rPr/>
      </w:r>
    </w:p>
    <w:p>
      <w:pPr>
        <w:pStyle w:val="Normal"/>
        <w:numPr>
          <w:ilvl w:val="0"/>
          <w:numId w:val="8"/>
        </w:numPr>
        <w:suppressAutoHyphens w:val="true"/>
        <w:spacing w:lineRule="auto" w:line="240" w:before="0" w:after="0"/>
        <w:rPr/>
      </w:pPr>
      <w:r>
        <w:drawing>
          <wp:anchor behindDoc="0" distT="0" distB="0" distL="0" distR="0" simplePos="0" locked="0" layoutInCell="0" allowOverlap="1" relativeHeight="95">
            <wp:simplePos x="0" y="0"/>
            <wp:positionH relativeFrom="column">
              <wp:posOffset>490855</wp:posOffset>
            </wp:positionH>
            <wp:positionV relativeFrom="paragraph">
              <wp:posOffset>687070</wp:posOffset>
            </wp:positionV>
            <wp:extent cx="2886075" cy="2540635"/>
            <wp:effectExtent l="0" t="0" r="0" b="0"/>
            <wp:wrapSquare wrapText="largest"/>
            <wp:docPr id="7"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15" descr="Et billede, der indeholder tekst&#10;&#10;Automatisk genereret beskrivelse"/>
                    <pic:cNvPicPr>
                      <a:picLocks noChangeAspect="1" noChangeArrowheads="1"/>
                    </pic:cNvPicPr>
                  </pic:nvPicPr>
                  <pic:blipFill>
                    <a:blip r:embed="rId5"/>
                    <a:stretch>
                      <a:fillRect/>
                    </a:stretch>
                  </pic:blipFill>
                  <pic:spPr bwMode="auto">
                    <a:xfrm>
                      <a:off x="0" y="0"/>
                      <a:ext cx="2886075" cy="2540635"/>
                    </a:xfrm>
                    <a:prstGeom prst="rect">
                      <a:avLst/>
                    </a:prstGeom>
                  </pic:spPr>
                </pic:pic>
              </a:graphicData>
            </a:graphic>
          </wp:anchor>
        </w:drawing>
      </w:r>
      <w:r>
        <w:rPr/>
        <w:t>Eksempel: I fanebladet “Generelt” findes en parameterpost “Name templates” med type lig med ”G”. Parametrene “Cell layername”, “Group name template”, “Main groupname”, o.a. har alle fået tildelt “Name templates” som “parent”. Det giver følgende resultat:</w:t>
        <w:br/>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7"/>
        </w:numPr>
        <w:suppressAutoHyphens w:val="true"/>
        <w:spacing w:lineRule="auto" w:line="240" w:before="0" w:after="0"/>
        <w:rPr/>
      </w:pPr>
      <w:r>
        <w:rPr/>
        <w:t>“</w:t>
      </w:r>
      <w:r>
        <w:rPr/>
        <w:t xml:space="preserve">I”: </w:t>
        <w:br/>
        <w:t xml:space="preserve">Parameter skal indeholde et heltal. Når man dobbeltklikker på parameternavnet eller værdien i fanebladet, vil der vises en brugerdialog, hvori værdien kan ændres. </w:t>
        <w:br/>
        <w:br/>
        <w:t>Dialogen bliver udformet, så der kun kan indtastes et heltal. Minimum og maksimum værdier bestemmes af værdierne i hhv. felterne “minval” og “maxval”. Stepstørrelsen i det tilhørende rullefelt bestemmes af værdien i feltet “lookupvalues”</w:t>
        <w:br/>
      </w:r>
    </w:p>
    <w:p>
      <w:pPr>
        <w:pStyle w:val="Normal"/>
        <w:numPr>
          <w:ilvl w:val="0"/>
          <w:numId w:val="8"/>
        </w:numPr>
        <w:suppressAutoHyphens w:val="true"/>
        <w:spacing w:lineRule="auto" w:line="240" w:before="0" w:after="0"/>
        <w:rPr/>
      </w:pPr>
      <w:r>
        <w:rPr/>
        <w:t>Eksempel: Parameteren “Cell size” har type “I”, værdi 100, minval: 10, maxval: 1000, lookvalue: 50. I dialogen vises værdien 100, som kan ændres fra 10 til 1000. Og bruges scroll-pilene ændres værdien i skridt af 50.</w:t>
        <w:br/>
        <w:br/>
        <w:br/>
        <w:br/>
        <w:br/>
      </w:r>
      <w:r>
        <w:drawing>
          <wp:anchor behindDoc="0" distT="0" distB="0" distL="0" distR="0" simplePos="0" locked="0" layoutInCell="0" allowOverlap="1" relativeHeight="96">
            <wp:simplePos x="0" y="0"/>
            <wp:positionH relativeFrom="column">
              <wp:posOffset>466725</wp:posOffset>
            </wp:positionH>
            <wp:positionV relativeFrom="paragraph">
              <wp:posOffset>650240</wp:posOffset>
            </wp:positionV>
            <wp:extent cx="4038600" cy="944880"/>
            <wp:effectExtent l="0" t="0" r="0" b="0"/>
            <wp:wrapSquare wrapText="largest"/>
            <wp:docPr id="8" name="Billed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14" descr=""/>
                    <pic:cNvPicPr>
                      <a:picLocks noChangeAspect="1" noChangeArrowheads="1"/>
                    </pic:cNvPicPr>
                  </pic:nvPicPr>
                  <pic:blipFill>
                    <a:blip r:embed="rId6"/>
                    <a:stretch>
                      <a:fillRect/>
                    </a:stretch>
                  </pic:blipFill>
                  <pic:spPr bwMode="auto">
                    <a:xfrm>
                      <a:off x="0" y="0"/>
                      <a:ext cx="4038600" cy="944880"/>
                    </a:xfrm>
                    <a:prstGeom prst="rect">
                      <a:avLst/>
                    </a:prstGeom>
                  </pic:spPr>
                </pic:pic>
              </a:graphicData>
            </a:graphic>
          </wp:anchor>
        </w:drawing>
      </w:r>
      <w:r>
        <w:rPr/>
        <w:br/>
        <w:br/>
        <w:br/>
      </w:r>
    </w:p>
    <w:p>
      <w:pPr>
        <w:pStyle w:val="Normal"/>
        <w:numPr>
          <w:ilvl w:val="0"/>
          <w:numId w:val="7"/>
        </w:numPr>
        <w:suppressAutoHyphens w:val="true"/>
        <w:spacing w:lineRule="auto" w:line="240" w:before="0" w:after="0"/>
        <w:rPr/>
      </w:pPr>
      <w:r>
        <w:rPr/>
        <w:t>“</w:t>
      </w:r>
      <w:r>
        <w:rPr/>
        <w:t xml:space="preserve">R”: </w:t>
        <w:br/>
        <w:t>Parameter skal indeholde et reelt tal. Når man dobbeltklikker på parameternavnet eller værdi-feltet i fanebladet, vil der vise sig en brugerdialog, hvori værdien kan ændres.</w:t>
        <w:br/>
        <w:br/>
        <w:t>Dialogen bliver udformet, så der kun kan indtastes reelle tal. Minimum og maksimum værdier bestemmes af værdierne indtastet i felterne “minval” og “maxval”. Stepstørrelsen i det tilhørende rullefelt bestemmes af værdien i feltet “lookupvalues”</w:t>
        <w:br/>
      </w:r>
    </w:p>
    <w:p>
      <w:pPr>
        <w:pStyle w:val="Normal"/>
        <w:ind w:left="720" w:hanging="0"/>
        <w:rPr/>
      </w:pPr>
      <w:r>
        <w:drawing>
          <wp:anchor behindDoc="0" distT="0" distB="0" distL="0" distR="0" simplePos="0" locked="0" layoutInCell="0" allowOverlap="1" relativeHeight="97">
            <wp:simplePos x="0" y="0"/>
            <wp:positionH relativeFrom="column">
              <wp:posOffset>448310</wp:posOffset>
            </wp:positionH>
            <wp:positionV relativeFrom="paragraph">
              <wp:posOffset>5715</wp:posOffset>
            </wp:positionV>
            <wp:extent cx="3947160" cy="944880"/>
            <wp:effectExtent l="0" t="0" r="0" b="0"/>
            <wp:wrapSquare wrapText="largest"/>
            <wp:docPr id="9" name="Billed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13" descr=""/>
                    <pic:cNvPicPr>
                      <a:picLocks noChangeAspect="1" noChangeArrowheads="1"/>
                    </pic:cNvPicPr>
                  </pic:nvPicPr>
                  <pic:blipFill>
                    <a:blip r:embed="rId7"/>
                    <a:stretch>
                      <a:fillRect/>
                    </a:stretch>
                  </pic:blipFill>
                  <pic:spPr bwMode="auto">
                    <a:xfrm>
                      <a:off x="0" y="0"/>
                      <a:ext cx="3947160" cy="944880"/>
                    </a:xfrm>
                    <a:prstGeom prst="rect">
                      <a:avLst/>
                    </a:prstGeom>
                  </pic:spPr>
                </pic:pic>
              </a:graphicData>
            </a:graphic>
          </wp:anchor>
        </w:drawing>
      </w:r>
      <w:r>
        <w:rPr/>
        <w:br/>
        <w:br/>
        <w:br/>
        <w:br/>
      </w:r>
    </w:p>
    <w:p>
      <w:pPr>
        <w:pStyle w:val="Normal"/>
        <w:numPr>
          <w:ilvl w:val="0"/>
          <w:numId w:val="7"/>
        </w:numPr>
        <w:suppressAutoHyphens w:val="true"/>
        <w:spacing w:lineRule="auto" w:line="240" w:before="0" w:after="0"/>
        <w:rPr/>
      </w:pPr>
      <w:r>
        <w:rPr/>
        <w:t>“</w:t>
      </w:r>
      <w:r>
        <w:rPr/>
        <w:t>O”:</w:t>
      </w:r>
    </w:p>
    <w:p>
      <w:pPr>
        <w:pStyle w:val="Normal"/>
        <w:ind w:left="720" w:hanging="0"/>
        <w:rPr/>
      </w:pPr>
      <w:r>
        <w:rPr/>
        <w:t>Parameter skal indeholde én bestemt værdi udvalgt fra en forudbestemt liste. Listen er værdisat i feltet “lookupvalues”, hvor den optræder som en tekst, der er sammensat af de mulige værdier adskilt af tegnet “¤” (Shift-4). Ved dobbeltklik på enten parameternavn eller værdifelt i fanebladene, vil der vises en valgboks, som indeholder elementerne fra valglisten.</w:t>
      </w:r>
    </w:p>
    <w:p>
      <w:pPr>
        <w:pStyle w:val="Normal"/>
        <w:numPr>
          <w:ilvl w:val="0"/>
          <w:numId w:val="8"/>
        </w:numPr>
        <w:suppressAutoHyphens w:val="true"/>
        <w:spacing w:lineRule="auto" w:line="240" w:before="0" w:after="0"/>
        <w:rPr/>
      </w:pPr>
      <w:r>
        <w:rPr/>
        <w:t>Eksempel: Parameter “Skadetype”, har type “O” og lookupvalues er sat til “</w:t>
      </w:r>
      <w:r>
        <w:rPr>
          <w:i/>
          <w:iCs/>
        </w:rPr>
        <w:t>Stormflod¤Skybrud¤Vandløb</w:t>
      </w:r>
      <w:r>
        <w:rPr/>
        <w:t>”. Ved dobbeltklik vises en comboboks, som indeholder de 3</w:t>
      </w:r>
      <w:r>
        <w:drawing>
          <wp:anchor behindDoc="0" distT="0" distB="0" distL="0" distR="0" simplePos="0" locked="0" layoutInCell="0" allowOverlap="1" relativeHeight="98">
            <wp:simplePos x="0" y="0"/>
            <wp:positionH relativeFrom="column">
              <wp:posOffset>423545</wp:posOffset>
            </wp:positionH>
            <wp:positionV relativeFrom="paragraph">
              <wp:posOffset>645160</wp:posOffset>
            </wp:positionV>
            <wp:extent cx="4271010" cy="986155"/>
            <wp:effectExtent l="0" t="0" r="0" b="0"/>
            <wp:wrapSquare wrapText="largest"/>
            <wp:docPr id="10" name="Billed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2" descr=""/>
                    <pic:cNvPicPr>
                      <a:picLocks noChangeAspect="1" noChangeArrowheads="1"/>
                    </pic:cNvPicPr>
                  </pic:nvPicPr>
                  <pic:blipFill>
                    <a:blip r:embed="rId8"/>
                    <a:stretch>
                      <a:fillRect/>
                    </a:stretch>
                  </pic:blipFill>
                  <pic:spPr bwMode="auto">
                    <a:xfrm>
                      <a:off x="0" y="0"/>
                      <a:ext cx="4271010" cy="986155"/>
                    </a:xfrm>
                    <a:prstGeom prst="rect">
                      <a:avLst/>
                    </a:prstGeom>
                  </pic:spPr>
                </pic:pic>
              </a:graphicData>
            </a:graphic>
          </wp:anchor>
        </w:drawing>
      </w:r>
      <w:r>
        <w:rPr/>
        <w:t xml:space="preserve"> valgmuligheder.</w:t>
        <w:br/>
      </w:r>
    </w:p>
    <w:p>
      <w:pPr>
        <w:pStyle w:val="Normal"/>
        <w:numPr>
          <w:ilvl w:val="0"/>
          <w:numId w:val="8"/>
        </w:numPr>
        <w:suppressAutoHyphens w:val="true"/>
        <w:spacing w:lineRule="auto" w:line="240" w:before="0" w:after="0"/>
        <w:rPr/>
      </w:pPr>
      <w:r>
        <w:rPr/>
        <w:br/>
      </w:r>
    </w:p>
    <w:p>
      <w:pPr>
        <w:pStyle w:val="Normal"/>
        <w:numPr>
          <w:ilvl w:val="0"/>
          <w:numId w:val="8"/>
        </w:numPr>
        <w:suppressAutoHyphens w:val="true"/>
        <w:spacing w:lineRule="auto" w:line="240" w:before="0" w:after="0"/>
        <w:rPr/>
      </w:pPr>
      <w:r>
        <w:rPr/>
      </w:r>
    </w:p>
    <w:p>
      <w:pPr>
        <w:pStyle w:val="Normal"/>
        <w:numPr>
          <w:ilvl w:val="0"/>
          <w:numId w:val="8"/>
        </w:numPr>
        <w:suppressAutoHyphens w:val="true"/>
        <w:spacing w:lineRule="auto" w:line="240" w:before="0" w:after="0"/>
        <w:rPr/>
      </w:pPr>
      <w:r>
        <w:rPr/>
      </w:r>
    </w:p>
    <w:p>
      <w:pPr>
        <w:pStyle w:val="Normal"/>
        <w:numPr>
          <w:ilvl w:val="0"/>
          <w:numId w:val="8"/>
        </w:numPr>
        <w:suppressAutoHyphens w:val="true"/>
        <w:spacing w:lineRule="auto" w:line="240" w:before="0" w:after="0"/>
        <w:rPr/>
      </w:pPr>
      <w:r>
        <w:rPr/>
      </w:r>
    </w:p>
    <w:p>
      <w:pPr>
        <w:pStyle w:val="Normal"/>
        <w:suppressAutoHyphens w:val="true"/>
        <w:spacing w:lineRule="auto" w:line="240" w:before="0" w:after="0"/>
        <w:rPr/>
      </w:pPr>
      <w:r>
        <w:rPr/>
      </w:r>
    </w:p>
    <w:p>
      <w:pPr>
        <w:pStyle w:val="Normal"/>
        <w:suppressAutoHyphens w:val="true"/>
        <w:spacing w:lineRule="auto" w:line="240" w:before="0" w:after="0"/>
        <w:rPr/>
      </w:pPr>
      <w:r>
        <w:rPr/>
      </w:r>
    </w:p>
    <w:p>
      <w:pPr>
        <w:pStyle w:val="Normal"/>
        <w:numPr>
          <w:ilvl w:val="0"/>
          <w:numId w:val="7"/>
        </w:numPr>
        <w:suppressAutoHyphens w:val="true"/>
        <w:spacing w:lineRule="auto" w:line="240" w:before="0" w:after="0"/>
        <w:rPr/>
      </w:pPr>
      <w:r>
        <w:rPr/>
        <w:t>“</w:t>
      </w:r>
      <w:r>
        <w:rPr/>
        <w:t xml:space="preserve">P”: </w:t>
        <w:br/>
        <w:t>Parameter skal indeholde en multilinje tekst. Der er ingen begrænsninger i antal linjer eller linjernes længde. Ved dobbeltklik på navn eller værdifelt vises en multiline tekstboks med den nuværende tekst.</w:t>
        <w:br/>
      </w:r>
    </w:p>
    <w:p>
      <w:pPr>
        <w:pStyle w:val="Normal"/>
        <w:ind w:left="720" w:hanging="0"/>
        <w:rPr/>
      </w:pPr>
      <w:r>
        <w:rPr/>
        <w:drawing>
          <wp:anchor behindDoc="0" distT="0" distB="0" distL="0" distR="0" simplePos="0" locked="0" layoutInCell="0" allowOverlap="1" relativeHeight="99">
            <wp:simplePos x="0" y="0"/>
            <wp:positionH relativeFrom="column">
              <wp:posOffset>436245</wp:posOffset>
            </wp:positionH>
            <wp:positionV relativeFrom="paragraph">
              <wp:posOffset>16510</wp:posOffset>
            </wp:positionV>
            <wp:extent cx="4053840" cy="2148840"/>
            <wp:effectExtent l="0" t="0" r="0" b="0"/>
            <wp:wrapSquare wrapText="largest"/>
            <wp:docPr id="11" name="Billed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
                    <pic:cNvPicPr>
                      <a:picLocks noChangeAspect="1" noChangeArrowheads="1"/>
                    </pic:cNvPicPr>
                  </pic:nvPicPr>
                  <pic:blipFill>
                    <a:blip r:embed="rId9"/>
                    <a:stretch>
                      <a:fillRect/>
                    </a:stretch>
                  </pic:blipFill>
                  <pic:spPr bwMode="auto">
                    <a:xfrm>
                      <a:off x="0" y="0"/>
                      <a:ext cx="4053840" cy="21488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7"/>
        </w:numPr>
        <w:suppressAutoHyphens w:val="true"/>
        <w:spacing w:lineRule="auto" w:line="240" w:before="0" w:after="0"/>
        <w:rPr/>
      </w:pPr>
      <w:r>
        <w:rPr/>
        <w:t>“</w:t>
      </w:r>
      <w:r>
        <w:rPr/>
        <w:t xml:space="preserve">T”: </w:t>
        <w:br/>
        <w:t>Parameter kan indeholde en enkelt linje tekst. Der er ingen begrænsninger på linjens længde. Ved dobbeltklik på navn eller værdifelt vises en tekstboks med den nuværende tekst.</w:t>
      </w:r>
      <w:bookmarkStart w:id="26" w:name="brug-af-type-feltet1"/>
      <w:bookmarkEnd w:id="26"/>
    </w:p>
    <w:p>
      <w:pPr>
        <w:pStyle w:val="Normal"/>
        <w:suppressAutoHyphens w:val="true"/>
        <w:spacing w:lineRule="auto" w:line="240" w:before="0" w:after="0"/>
        <w:rPr/>
      </w:pPr>
      <w:r>
        <w:rPr/>
      </w:r>
    </w:p>
    <w:p>
      <w:pPr>
        <w:pStyle w:val="Normal"/>
        <w:rPr/>
      </w:pPr>
      <w:r>
        <w:rPr/>
        <w:drawing>
          <wp:anchor behindDoc="0" distT="0" distB="0" distL="0" distR="0" simplePos="0" locked="0" layoutInCell="0" allowOverlap="1" relativeHeight="100">
            <wp:simplePos x="0" y="0"/>
            <wp:positionH relativeFrom="column">
              <wp:posOffset>444500</wp:posOffset>
            </wp:positionH>
            <wp:positionV relativeFrom="paragraph">
              <wp:posOffset>8890</wp:posOffset>
            </wp:positionV>
            <wp:extent cx="4046220" cy="922020"/>
            <wp:effectExtent l="0" t="0" r="0" b="0"/>
            <wp:wrapSquare wrapText="largest"/>
            <wp:docPr id="12"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0" descr="Et billede, der indeholder tekst&#10;&#10;Automatisk genereret beskrivelse"/>
                    <pic:cNvPicPr>
                      <a:picLocks noChangeAspect="1" noChangeArrowheads="1"/>
                    </pic:cNvPicPr>
                  </pic:nvPicPr>
                  <pic:blipFill>
                    <a:blip r:embed="rId10"/>
                    <a:stretch>
                      <a:fillRect/>
                    </a:stretch>
                  </pic:blipFill>
                  <pic:spPr bwMode="auto">
                    <a:xfrm>
                      <a:off x="0" y="0"/>
                      <a:ext cx="4046220" cy="922020"/>
                    </a:xfrm>
                    <a:prstGeom prst="rect">
                      <a:avLst/>
                    </a:prstGeom>
                  </pic:spPr>
                </pic:pic>
              </a:graphicData>
            </a:graphic>
          </wp:anchor>
        </w:drawing>
      </w:r>
    </w:p>
    <w:p>
      <w:pPr>
        <w:pStyle w:val="Normal"/>
        <w:rPr/>
      </w:pPr>
      <w:r>
        <w:rPr/>
      </w:r>
    </w:p>
    <w:p>
      <w:pPr>
        <w:pStyle w:val="Normal"/>
        <w:rPr/>
      </w:pPr>
      <w:r>
        <w:rPr/>
      </w:r>
    </w:p>
    <w:p>
      <w:pPr>
        <w:pStyle w:val="Normal"/>
        <w:rPr/>
      </w:pPr>
      <w:r>
        <w:rPr/>
      </w:r>
    </w:p>
    <w:p>
      <w:pPr>
        <w:pStyle w:val="Overskrift2"/>
        <w:rPr/>
      </w:pPr>
      <w:bookmarkStart w:id="27" w:name="_Toc89019915"/>
      <w:bookmarkStart w:id="28" w:name="_Toc886302581"/>
      <w:bookmarkStart w:id="29" w:name="_Toc88821197"/>
      <w:bookmarkStart w:id="30" w:name="brug-af-type-feltet2"/>
      <w:bookmarkStart w:id="31" w:name="_Toc88630259"/>
      <w:bookmarkEnd w:id="30"/>
      <w:bookmarkEnd w:id="31"/>
      <w:r>
        <w:rPr/>
        <w:t>Retningslinjer vedrørende navngivning af parametre</w:t>
      </w:r>
      <w:bookmarkEnd w:id="27"/>
      <w:bookmarkEnd w:id="28"/>
      <w:bookmarkEnd w:id="29"/>
    </w:p>
    <w:p>
      <w:pPr>
        <w:pStyle w:val="Normal"/>
        <w:rPr/>
      </w:pPr>
      <w:r>
        <w:rPr/>
        <w:t xml:space="preserve">De fleste (men ikke alle) navne i parameter-tabellen kan angives med en valgfri værdi. De skal dog være entydige i tabellen. </w:t>
      </w:r>
    </w:p>
    <w:p>
      <w:pPr>
        <w:pStyle w:val="Normal"/>
        <w:rPr/>
      </w:pPr>
      <w:r>
        <w:rPr/>
        <w:t xml:space="preserve">Men det anbefales </w:t>
      </w:r>
      <w:r>
        <w:rPr>
          <w:i/>
          <w:iCs/>
        </w:rPr>
        <w:t>kraftigt</w:t>
      </w:r>
      <w:r>
        <w:rPr/>
        <w:t xml:space="preserve"> at overholde følgende konventioner ved tilføjelse af nye modeller, forespørgsler, tabeller og felter:</w:t>
      </w:r>
    </w:p>
    <w:p>
      <w:pPr>
        <w:pStyle w:val="Normal"/>
        <w:numPr>
          <w:ilvl w:val="0"/>
          <w:numId w:val="7"/>
        </w:numPr>
        <w:suppressAutoHyphens w:val="true"/>
        <w:spacing w:lineRule="auto" w:line="240" w:before="0" w:after="0"/>
        <w:rPr/>
      </w:pPr>
      <w:r>
        <w:rPr/>
        <w:t xml:space="preserve">Parameternavne for </w:t>
      </w:r>
      <w:r>
        <w:rPr>
          <w:i/>
          <w:iCs/>
        </w:rPr>
        <w:t>tabeller</w:t>
      </w:r>
      <w:r>
        <w:rPr/>
        <w:t xml:space="preserve"> starter med “t_”. Resten af navnet reflekterer funktionen af tabellen. Ved navngivning af parametre for de oprindelige 11 modeller er det valgt at lade funktionsbeskrivelsen være på engelsk for at markere, at disse data “er noget som GIS-administratorer står for”.</w:t>
      </w:r>
    </w:p>
    <w:p>
      <w:pPr>
        <w:pStyle w:val="Normal"/>
        <w:suppressAutoHyphens w:val="true"/>
        <w:spacing w:lineRule="auto" w:line="240" w:before="0" w:after="0"/>
        <w:rPr/>
      </w:pPr>
      <w:r>
        <w:rPr/>
      </w:r>
    </w:p>
    <w:tbl>
      <w:tblPr>
        <w:tblStyle w:val="Almindeligtabel2"/>
        <w:tblW w:w="8745" w:type="dxa"/>
        <w:jc w:val="center"/>
        <w:tblInd w:w="0" w:type="dxa"/>
        <w:tblLayout w:type="fixed"/>
        <w:tblCellMar>
          <w:top w:w="0" w:type="dxa"/>
          <w:left w:w="108" w:type="dxa"/>
          <w:bottom w:w="0" w:type="dxa"/>
          <w:right w:w="108" w:type="dxa"/>
        </w:tblCellMar>
        <w:tblLook w:firstRow="1" w:noVBand="0" w:lastRow="0" w:firstColumn="0" w:lastColumn="0" w:noHBand="0" w:val="0020"/>
      </w:tblPr>
      <w:tblGrid>
        <w:gridCol w:w="2777"/>
        <w:gridCol w:w="5967"/>
      </w:tblGrid>
      <w:tr>
        <w:trPr>
          <w:cnfStyle w:val="100000000000" w:firstRow="1" w:lastRow="0" w:firstColumn="0" w:lastColumn="0" w:oddVBand="0" w:evenVBand="0" w:oddHBand="0"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b/>
                <w:bCs/>
                <w:kern w:val="2"/>
                <w:sz w:val="18"/>
                <w:szCs w:val="22"/>
                <w:lang w:eastAsia="en-US" w:bidi="hi-IN"/>
              </w:rPr>
              <w:t>Parameternavn</w:t>
            </w:r>
          </w:p>
        </w:tc>
        <w:tc>
          <w:tcPr>
            <w:tcW w:w="5967" w:type="dxa"/>
            <w:cnfStyle w:val="000001000000" w:firstRow="0" w:lastRow="0" w:firstColumn="0" w:lastColumn="0" w:oddVBand="0" w:evenVBand="1"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b/>
                <w:bCs/>
                <w:kern w:val="2"/>
                <w:sz w:val="18"/>
                <w:szCs w:val="22"/>
                <w:lang w:eastAsia="en-US" w:bidi="hi-IN"/>
              </w:rPr>
              <w:t>Er reference til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t_bioscore</w:t>
            </w:r>
          </w:p>
        </w:tc>
        <w:tc>
          <w:tcPr>
            <w:tcW w:w="5967" w:type="dxa"/>
            <w:cnfStyle w:val="000001000000" w:firstRow="0" w:lastRow="0" w:firstColumn="0" w:lastColumn="0" w:oddVBand="0" w:evenVBand="1"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Bioscore tabel</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t_build_usage</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Bygningsanvendelse (administrationstabel)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t_building</w:t>
            </w:r>
          </w:p>
        </w:tc>
        <w:tc>
          <w:tcPr>
            <w:tcW w:w="5967" w:type="dxa"/>
            <w:cnfStyle w:val="000001000000" w:firstRow="0" w:lastRow="0" w:firstColumn="0" w:lastColumn="0" w:oddVBand="0" w:evenVBand="1"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Bygningstabel</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t_company</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Firma tabel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t_damage</w:t>
            </w:r>
          </w:p>
        </w:tc>
        <w:tc>
          <w:tcPr>
            <w:tcW w:w="5967" w:type="dxa"/>
            <w:cnfStyle w:val="000001000000" w:firstRow="0" w:lastRow="0" w:firstColumn="0" w:lastColumn="0" w:oddVBand="0" w:evenVBand="1"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Skadefunktioner (administrations tabel)</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t_flood</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Oversvømmelsestabel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t_human_health</w:t>
            </w:r>
          </w:p>
        </w:tc>
        <w:tc>
          <w:tcPr>
            <w:tcW w:w="5967" w:type="dxa"/>
            <w:cnfStyle w:val="000001000000" w:firstRow="0" w:lastRow="0" w:firstColumn="0" w:lastColumn="0" w:oddVBand="0" w:evenVBand="1"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Oplysninger om beboere</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t_infrastructure</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Infrastrukturtabel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t_publicservice</w:t>
            </w:r>
          </w:p>
        </w:tc>
        <w:tc>
          <w:tcPr>
            <w:tcW w:w="5967" w:type="dxa"/>
            <w:cnfStyle w:val="000001000000" w:firstRow="0" w:lastRow="0" w:firstColumn="0" w:lastColumn="0" w:oddVBand="0" w:evenVBand="1"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Offentlige områder</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t_recreative</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Rekreative områder</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t_road_traffic</w:t>
            </w:r>
          </w:p>
        </w:tc>
        <w:tc>
          <w:tcPr>
            <w:tcW w:w="5967" w:type="dxa"/>
            <w:cnfStyle w:val="000001000000" w:firstRow="0" w:lastRow="0" w:firstColumn="0" w:lastColumn="0" w:oddVBand="0" w:evenVBand="1"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Vejdata tabel</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t_sqmprice</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Gennemsnitlig kvadratmeter pris fordelt på kommuner (administrations tabel)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t_tourism</w:t>
            </w:r>
          </w:p>
        </w:tc>
        <w:tc>
          <w:tcPr>
            <w:tcW w:w="5967" w:type="dxa"/>
            <w:cnfStyle w:val="000001000000" w:firstRow="0" w:lastRow="0" w:firstColumn="0" w:lastColumn="0" w:oddVBand="0" w:evenVBand="1"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Turisme-tabel</w:t>
            </w:r>
          </w:p>
        </w:tc>
      </w:tr>
    </w:tbl>
    <w:p>
      <w:pPr>
        <w:pStyle w:val="Normal"/>
        <w:rPr>
          <w:rFonts w:eastAsia="NSimSun" w:cs="Arial"/>
          <w:kern w:val="2"/>
          <w:lang w:eastAsia="zh-CN" w:bidi="hi-IN"/>
        </w:rPr>
      </w:pPr>
      <w:r>
        <w:rPr>
          <w:rFonts w:eastAsia="NSimSun" w:cs="Arial"/>
          <w:kern w:val="2"/>
          <w:lang w:eastAsia="zh-CN" w:bidi="hi-IN"/>
        </w:rPr>
      </w:r>
    </w:p>
    <w:p>
      <w:pPr>
        <w:pStyle w:val="Normal"/>
        <w:numPr>
          <w:ilvl w:val="0"/>
          <w:numId w:val="7"/>
        </w:numPr>
        <w:suppressAutoHyphens w:val="true"/>
        <w:spacing w:lineRule="auto" w:line="240" w:before="0" w:after="0"/>
        <w:rPr/>
      </w:pPr>
      <w:r>
        <w:rPr/>
        <w:t xml:space="preserve">Parameternavne for </w:t>
      </w:r>
      <w:r>
        <w:rPr>
          <w:i/>
          <w:iCs/>
        </w:rPr>
        <w:t>generaliserede SQL-forespørgsler</w:t>
      </w:r>
      <w:r>
        <w:rPr/>
        <w:t xml:space="preserve"> starter med “q_” efterfulgt af query funktionen på engelsk.</w:t>
      </w:r>
    </w:p>
    <w:p>
      <w:pPr>
        <w:pStyle w:val="Normal"/>
        <w:numPr>
          <w:ilvl w:val="0"/>
          <w:numId w:val="8"/>
        </w:numPr>
        <w:suppressAutoHyphens w:val="true"/>
        <w:spacing w:lineRule="auto" w:line="240" w:before="0" w:after="0"/>
        <w:rPr/>
      </w:pPr>
      <w:r>
        <w:rPr/>
        <w:t>Eksempel: “q_building”: Skademodel for bygninger. Generelt set følger alle query-navne samme mønster som for tabeller.</w:t>
        <w:br/>
      </w:r>
    </w:p>
    <w:p>
      <w:pPr>
        <w:pStyle w:val="Normal"/>
        <w:numPr>
          <w:ilvl w:val="0"/>
          <w:numId w:val="7"/>
        </w:numPr>
        <w:suppressAutoHyphens w:val="true"/>
        <w:spacing w:lineRule="auto" w:line="240" w:before="0" w:after="0"/>
        <w:rPr/>
      </w:pPr>
      <w:r>
        <w:rPr/>
        <w:t xml:space="preserve">Parameternavne for felter til tabeller og forespørgsler starter med “f_” efterfulgt af en funktionsbeskrivelse for feltet og </w:t>
      </w:r>
      <w:r>
        <w:rPr>
          <w:i/>
          <w:iCs/>
        </w:rPr>
        <w:t>afsluttes</w:t>
      </w:r>
      <w:r>
        <w:rPr/>
        <w:t xml:space="preserve"> med token navn for den tabel/query, som feltet tilhører.</w:t>
      </w:r>
    </w:p>
    <w:p>
      <w:pPr>
        <w:pStyle w:val="Normal"/>
        <w:numPr>
          <w:ilvl w:val="0"/>
          <w:numId w:val="8"/>
        </w:numPr>
        <w:suppressAutoHyphens w:val="true"/>
        <w:spacing w:lineRule="auto" w:line="240" w:before="0" w:after="0"/>
        <w:rPr/>
      </w:pPr>
      <w:r>
        <w:rPr/>
      </w:r>
    </w:p>
    <w:p>
      <w:pPr>
        <w:pStyle w:val="Normal"/>
        <w:suppressAutoHyphens w:val="true"/>
        <w:spacing w:lineRule="auto" w:line="240" w:before="0" w:after="0"/>
        <w:rPr/>
      </w:pPr>
      <w:r>
        <w:rPr/>
        <w:t>Der findes pt. følgende funktionsbeskrivelser for felter:</w:t>
      </w:r>
    </w:p>
    <w:p>
      <w:pPr>
        <w:pStyle w:val="Normal"/>
        <w:suppressAutoHyphens w:val="true"/>
        <w:spacing w:lineRule="auto" w:line="240" w:before="0" w:after="0"/>
        <w:rPr/>
      </w:pPr>
      <w:r>
        <w:rPr/>
      </w:r>
    </w:p>
    <w:tbl>
      <w:tblPr>
        <w:tblStyle w:val="Almindeligtabel2"/>
        <w:tblW w:w="9180" w:type="dxa"/>
        <w:jc w:val="left"/>
        <w:tblInd w:w="-5" w:type="dxa"/>
        <w:tblLayout w:type="fixed"/>
        <w:tblCellMar>
          <w:top w:w="0" w:type="dxa"/>
          <w:left w:w="108" w:type="dxa"/>
          <w:bottom w:w="0" w:type="dxa"/>
          <w:right w:w="108" w:type="dxa"/>
        </w:tblCellMar>
        <w:tblLook w:firstRow="1" w:noVBand="0" w:lastRow="0" w:firstColumn="0" w:lastColumn="0" w:noHBand="0" w:val="0020"/>
      </w:tblPr>
      <w:tblGrid>
        <w:gridCol w:w="2383"/>
        <w:gridCol w:w="6796"/>
      </w:tblGrid>
      <w:tr>
        <w:trPr>
          <w:cnfStyle w:val="100000000000" w:firstRow="1" w:lastRow="0" w:firstColumn="0" w:lastColumn="0" w:oddVBand="0" w:evenVBand="0" w:oddHBand="0" w:evenHBand="0" w:firstRowFirstColumn="0" w:firstRowLastColumn="0" w:lastRowFirstColumn="0" w:lastRowLastColumn="0"/>
        </w:trPr>
        <w:tc>
          <w:tcPr>
            <w:tcW w:w="2383"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val="en-US" w:eastAsia="en-US" w:bidi="ar-SA"/>
              </w:rPr>
            </w:pPr>
            <w:r>
              <w:rPr>
                <w:rFonts w:eastAsia="NSimSun" w:cs="Arial"/>
                <w:b/>
                <w:bCs/>
                <w:kern w:val="2"/>
                <w:sz w:val="18"/>
                <w:szCs w:val="22"/>
                <w:lang w:val="en-US" w:eastAsia="en-US" w:bidi="hi-IN"/>
              </w:rPr>
              <w:t>Start på parameternavn</w:t>
            </w:r>
          </w:p>
        </w:tc>
        <w:tc>
          <w:tcPr>
            <w:tcW w:w="6796" w:type="dxa"/>
            <w:cnfStyle w:val="000001000000" w:firstRow="0" w:lastRow="0" w:firstColumn="0" w:lastColumn="0" w:oddVBand="0" w:evenVBand="1"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val="en-US" w:eastAsia="en-US" w:bidi="ar-SA"/>
              </w:rPr>
            </w:pPr>
            <w:r>
              <w:rPr>
                <w:rFonts w:eastAsia="NSimSun" w:cs="Arial"/>
                <w:b/>
                <w:bCs/>
                <w:kern w:val="2"/>
                <w:sz w:val="18"/>
                <w:szCs w:val="22"/>
                <w:lang w:val="en-US" w:eastAsia="en-US" w:bidi="hi-IN"/>
              </w:rPr>
              <w:t>Funktion</w:t>
            </w:r>
          </w:p>
        </w:tc>
      </w:tr>
      <w:tr>
        <w:trPr>
          <w:cnfStyle w:val="000000100000" w:firstRow="0" w:lastRow="0" w:firstColumn="0" w:lastColumn="0" w:oddVBand="0" w:evenVBand="0" w:oddHBand="1" w:evenHBand="0" w:firstRowFirstColumn="0" w:firstRowLastColumn="0" w:lastRowFirstColumn="0" w:lastRowLastColumn="0"/>
        </w:trPr>
        <w:tc>
          <w:tcPr>
            <w:tcW w:w="2383"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val="en-US" w:eastAsia="en-US" w:bidi="ar-SA"/>
              </w:rPr>
            </w:pPr>
            <w:r>
              <w:rPr>
                <w:rFonts w:eastAsia="NSimSun" w:cs="Arial"/>
                <w:kern w:val="2"/>
                <w:sz w:val="18"/>
                <w:szCs w:val="22"/>
                <w:lang w:val="en-US" w:eastAsia="en-US" w:bidi="hi-IN"/>
              </w:rPr>
              <w:t>f_pkey_</w:t>
            </w:r>
          </w:p>
        </w:tc>
        <w:tc>
          <w:tcPr>
            <w:tcW w:w="6796" w:type="dxa"/>
            <w:cnfStyle w:val="000001000000" w:firstRow="0" w:lastRow="0" w:firstColumn="0" w:lastColumn="0" w:oddVBand="0" w:evenVBand="1"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val="en-US" w:eastAsia="en-US" w:bidi="ar-SA"/>
              </w:rPr>
            </w:pPr>
            <w:r>
              <w:rPr>
                <w:rFonts w:eastAsia="NSimSun" w:cs="Arial"/>
                <w:kern w:val="2"/>
                <w:sz w:val="18"/>
                <w:szCs w:val="22"/>
                <w:lang w:val="en-US" w:eastAsia="en-US" w:bidi="hi-IN"/>
              </w:rPr>
              <w:t>Feltet er primary-key felt</w:t>
            </w:r>
          </w:p>
        </w:tc>
      </w:tr>
      <w:tr>
        <w:trPr/>
        <w:tc>
          <w:tcPr>
            <w:tcW w:w="2383"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val="en-US" w:eastAsia="en-US" w:bidi="ar-SA"/>
              </w:rPr>
            </w:pPr>
            <w:r>
              <w:rPr>
                <w:rFonts w:eastAsia="NSimSun" w:cs="Arial"/>
                <w:kern w:val="2"/>
                <w:sz w:val="18"/>
                <w:szCs w:val="22"/>
                <w:lang w:val="en-US" w:eastAsia="en-US" w:bidi="hi-IN"/>
              </w:rPr>
              <w:t>f_geom_</w:t>
            </w:r>
          </w:p>
        </w:tc>
        <w:tc>
          <w:tcPr>
            <w:tcW w:w="6796"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val="en-US" w:eastAsia="en-US" w:bidi="ar-SA"/>
              </w:rPr>
            </w:pPr>
            <w:r>
              <w:rPr>
                <w:rFonts w:eastAsia="NSimSun" w:cs="Arial"/>
                <w:kern w:val="2"/>
                <w:sz w:val="18"/>
                <w:szCs w:val="22"/>
                <w:lang w:val="en-US" w:eastAsia="en-US" w:bidi="hi-IN"/>
              </w:rPr>
              <w:t>Feltet er geometry felt</w:t>
            </w:r>
          </w:p>
        </w:tc>
      </w:tr>
      <w:tr>
        <w:trPr>
          <w:cnfStyle w:val="000000100000" w:firstRow="0" w:lastRow="0" w:firstColumn="0" w:lastColumn="0" w:oddVBand="0" w:evenVBand="0" w:oddHBand="1" w:evenHBand="0" w:firstRowFirstColumn="0" w:firstRowLastColumn="0" w:lastRowFirstColumn="0" w:lastRowLastColumn="0"/>
        </w:trPr>
        <w:tc>
          <w:tcPr>
            <w:tcW w:w="2383"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val="en-US" w:eastAsia="en-US" w:bidi="ar-SA"/>
              </w:rPr>
            </w:pPr>
            <w:r>
              <w:rPr>
                <w:rFonts w:eastAsia="NSimSun" w:cs="Arial"/>
                <w:kern w:val="2"/>
                <w:sz w:val="18"/>
                <w:szCs w:val="22"/>
                <w:lang w:val="en-US" w:eastAsia="en-US" w:bidi="hi-IN"/>
              </w:rPr>
              <w:t>f_usage_code_</w:t>
            </w:r>
          </w:p>
        </w:tc>
        <w:tc>
          <w:tcPr>
            <w:tcW w:w="6796" w:type="dxa"/>
            <w:cnfStyle w:val="000001000000" w:firstRow="0" w:lastRow="0" w:firstColumn="0" w:lastColumn="0" w:oddVBand="0" w:evenVBand="1"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Feltet indeholder en BBR-kode</w:t>
            </w:r>
          </w:p>
        </w:tc>
      </w:tr>
      <w:tr>
        <w:trPr/>
        <w:tc>
          <w:tcPr>
            <w:tcW w:w="2383"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val="en-US" w:eastAsia="en-US" w:bidi="ar-SA"/>
              </w:rPr>
            </w:pPr>
            <w:r>
              <w:rPr>
                <w:rFonts w:eastAsia="NSimSun" w:cs="Arial"/>
                <w:kern w:val="2"/>
                <w:sz w:val="18"/>
                <w:szCs w:val="22"/>
                <w:lang w:val="en-US" w:eastAsia="en-US" w:bidi="hi-IN"/>
              </w:rPr>
              <w:t>f_category_</w:t>
            </w:r>
          </w:p>
        </w:tc>
        <w:tc>
          <w:tcPr>
            <w:tcW w:w="6796"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Feltet indeholder en hovedkategori for bygningsanvendelse</w:t>
            </w:r>
          </w:p>
        </w:tc>
      </w:tr>
      <w:tr>
        <w:trPr>
          <w:cnfStyle w:val="000000100000" w:firstRow="0" w:lastRow="0" w:firstColumn="0" w:lastColumn="0" w:oddVBand="0" w:evenVBand="0" w:oddHBand="1" w:evenHBand="0" w:firstRowFirstColumn="0" w:firstRowLastColumn="0" w:lastRowFirstColumn="0" w:lastRowLastColumn="0"/>
        </w:trPr>
        <w:tc>
          <w:tcPr>
            <w:tcW w:w="2383"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val="en-US" w:eastAsia="en-US" w:bidi="ar-SA"/>
              </w:rPr>
            </w:pPr>
            <w:r>
              <w:rPr>
                <w:rFonts w:eastAsia="NSimSun" w:cs="Arial"/>
                <w:kern w:val="2"/>
                <w:sz w:val="18"/>
                <w:szCs w:val="22"/>
                <w:lang w:val="en-US" w:eastAsia="en-US" w:bidi="hi-IN"/>
              </w:rPr>
              <w:t>f_risk_</w:t>
            </w:r>
          </w:p>
        </w:tc>
        <w:tc>
          <w:tcPr>
            <w:tcW w:w="6796" w:type="dxa"/>
            <w:cnfStyle w:val="000001000000" w:firstRow="0" w:lastRow="0" w:firstColumn="0" w:lastColumn="0" w:oddVBand="0" w:evenVBand="1"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Feltet indeholder et beregnet risikobeløb</w:t>
            </w:r>
          </w:p>
        </w:tc>
      </w:tr>
      <w:tr>
        <w:trPr/>
        <w:tc>
          <w:tcPr>
            <w:tcW w:w="2383"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val="en-US" w:eastAsia="en-US" w:bidi="ar-SA"/>
              </w:rPr>
            </w:pPr>
            <w:r>
              <w:rPr>
                <w:rFonts w:eastAsia="NSimSun" w:cs="Arial"/>
                <w:kern w:val="2"/>
                <w:sz w:val="18"/>
                <w:szCs w:val="22"/>
                <w:lang w:val="en-US" w:eastAsia="en-US" w:bidi="hi-IN"/>
              </w:rPr>
              <w:t>f_loss_</w:t>
            </w:r>
          </w:p>
        </w:tc>
        <w:tc>
          <w:tcPr>
            <w:tcW w:w="6796"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Feltet indeholder et beregnet værditab</w:t>
            </w:r>
          </w:p>
        </w:tc>
      </w:tr>
      <w:tr>
        <w:trPr>
          <w:cnfStyle w:val="000000100000" w:firstRow="0" w:lastRow="0" w:firstColumn="0" w:lastColumn="0" w:oddVBand="0" w:evenVBand="0" w:oddHBand="1" w:evenHBand="0" w:firstRowFirstColumn="0" w:firstRowLastColumn="0" w:lastRowFirstColumn="0" w:lastRowLastColumn="0"/>
        </w:trPr>
        <w:tc>
          <w:tcPr>
            <w:tcW w:w="2383" w:type="dxa"/>
            <w:cnfStyle w:val="000010000000" w:firstRow="0" w:lastRow="0" w:firstColumn="0" w:lastColumn="0" w:oddVBand="1"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val="en-US" w:eastAsia="en-US" w:bidi="ar-SA"/>
              </w:rPr>
            </w:pPr>
            <w:r>
              <w:rPr>
                <w:rFonts w:eastAsia="NSimSun" w:cs="Arial"/>
                <w:kern w:val="2"/>
                <w:sz w:val="18"/>
                <w:szCs w:val="22"/>
                <w:lang w:val="en-US" w:eastAsia="en-US" w:bidi="hi-IN"/>
              </w:rPr>
              <w:t>f_damage_</w:t>
            </w:r>
          </w:p>
        </w:tc>
        <w:tc>
          <w:tcPr>
            <w:tcW w:w="6796" w:type="dxa"/>
            <w:cnfStyle w:val="000001000000" w:firstRow="0" w:lastRow="0" w:firstColumn="0" w:lastColumn="0" w:oddVBand="0" w:evenVBand="1"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eastAsia="en-US" w:bidi="ar-SA"/>
              </w:rPr>
            </w:pPr>
            <w:r>
              <w:rPr>
                <w:rFonts w:eastAsia="NSimSun" w:cs="Arial"/>
                <w:kern w:val="2"/>
                <w:sz w:val="18"/>
                <w:szCs w:val="22"/>
                <w:lang w:eastAsia="en-US" w:bidi="hi-IN"/>
              </w:rPr>
              <w:t>Feltet indeholder et beregnet skadesbeløb</w:t>
            </w:r>
          </w:p>
        </w:tc>
      </w:tr>
      <w:tr>
        <w:trPr/>
        <w:tc>
          <w:tcPr>
            <w:tcW w:w="2383"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val="en-US" w:eastAsia="en-US" w:bidi="ar-SA"/>
              </w:rPr>
            </w:pPr>
            <w:r>
              <w:rPr>
                <w:rFonts w:eastAsia="NSimSun" w:cs="Arial"/>
                <w:kern w:val="2"/>
                <w:sz w:val="18"/>
                <w:szCs w:val="22"/>
                <w:lang w:val="en-US" w:eastAsia="en-US" w:bidi="hi-IN"/>
              </w:rPr>
              <w:t>f_muncode_</w:t>
            </w:r>
          </w:p>
        </w:tc>
        <w:tc>
          <w:tcPr>
            <w:tcW w:w="6796"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sz w:val="18"/>
                <w:szCs w:val="22"/>
                <w:lang w:val="en-US" w:eastAsia="en-US" w:bidi="ar-SA"/>
              </w:rPr>
            </w:pPr>
            <w:r>
              <w:rPr>
                <w:rFonts w:eastAsia="NSimSun" w:cs="Arial"/>
                <w:kern w:val="2"/>
                <w:sz w:val="18"/>
                <w:szCs w:val="22"/>
                <w:lang w:val="en-US" w:eastAsia="en-US" w:bidi="hi-IN"/>
              </w:rPr>
              <w:t>Feltet indeholder en kommunekode</w:t>
            </w:r>
          </w:p>
        </w:tc>
      </w:tr>
    </w:tbl>
    <w:p>
      <w:pPr>
        <w:pStyle w:val="Normal"/>
        <w:suppressAutoHyphens w:val="true"/>
        <w:spacing w:lineRule="auto" w:line="240" w:before="0" w:after="0"/>
        <w:rPr>
          <w:rFonts w:eastAsia="NSimSun" w:cs="Arial"/>
          <w:kern w:val="2"/>
          <w:lang w:eastAsia="zh-CN" w:bidi="hi-IN"/>
        </w:rPr>
      </w:pPr>
      <w:r>
        <w:rPr>
          <w:rFonts w:eastAsia="NSimSun" w:cs="Arial"/>
          <w:kern w:val="2"/>
          <w:lang w:eastAsia="zh-CN" w:bidi="hi-IN"/>
        </w:rPr>
      </w:r>
    </w:p>
    <w:p>
      <w:pPr>
        <w:pStyle w:val="Normal"/>
        <w:rPr/>
      </w:pPr>
      <w:r>
        <w:rPr/>
        <w:t>Øvrige parameternavne for felter bør beskrive feltets formål/funktion på engelsk.</w:t>
      </w:r>
    </w:p>
    <w:p>
      <w:pPr>
        <w:pStyle w:val="Normal"/>
        <w:rPr/>
      </w:pPr>
      <w:r>
        <w:rPr/>
        <w:t xml:space="preserve">De ovenstående regler er </w:t>
      </w:r>
      <w:r>
        <w:rPr>
          <w:i/>
          <w:iCs/>
        </w:rPr>
        <w:t>anbefalinger</w:t>
      </w:r>
      <w:r>
        <w:rPr/>
        <w:t xml:space="preserve"> og ikke </w:t>
      </w:r>
      <w:r>
        <w:rPr>
          <w:i/>
          <w:iCs/>
        </w:rPr>
        <w:t>absolutte krav</w:t>
      </w:r>
      <w:r>
        <w:rPr/>
        <w:t xml:space="preserve"> - undtaget følgende: Angivelser for hhv. primary key og geometri felter for </w:t>
      </w:r>
      <w:r>
        <w:rPr>
          <w:i/>
          <w:iCs/>
        </w:rPr>
        <w:t>queries</w:t>
      </w:r>
      <w:r>
        <w:rPr/>
        <w:t xml:space="preserve"> </w:t>
      </w:r>
      <w:r>
        <w:rPr>
          <w:i/>
          <w:iCs/>
        </w:rPr>
        <w:t>skal</w:t>
      </w:r>
      <w:r>
        <w:rPr/>
        <w:t xml:space="preserve"> følge formlerne; ellers vil systemet fejle ved genereringen af resultat-tabeller.</w:t>
      </w:r>
      <w:bookmarkStart w:id="32" w:name="navne-for-tokens"/>
      <w:bookmarkEnd w:id="32"/>
    </w:p>
    <w:p>
      <w:pPr>
        <w:pStyle w:val="Overskrift1"/>
        <w:ind w:left="360" w:hanging="360"/>
        <w:rPr/>
      </w:pPr>
      <w:bookmarkStart w:id="33" w:name="_Toc89019916"/>
      <w:bookmarkStart w:id="34" w:name="_Toc88821198"/>
      <w:r>
        <w:rPr/>
        <w:t>Konvertering af rasterbaserede data til vektordata</w:t>
      </w:r>
      <w:bookmarkEnd w:id="33"/>
      <w:bookmarkEnd w:id="34"/>
    </w:p>
    <w:p>
      <w:pPr>
        <w:pStyle w:val="Normal"/>
        <w:rPr/>
      </w:pPr>
      <w:bookmarkStart w:id="35" w:name="brug-af-type-feltet4"/>
      <w:bookmarkStart w:id="36" w:name="brug-af-type-feltet41"/>
      <w:bookmarkStart w:id="37" w:name="brug-af-type-feltet42"/>
      <w:bookmarkEnd w:id="35"/>
      <w:bookmarkEnd w:id="36"/>
      <w:bookmarkEnd w:id="37"/>
      <w:r>
        <w:rPr/>
        <w:t xml:space="preserve">Plugin’et </w:t>
      </w:r>
      <w:r>
        <w:rPr>
          <w:bCs/>
        </w:rPr>
        <w:t>SkadesØkonomi</w:t>
      </w:r>
      <w:r>
        <w:rPr/>
        <w:t xml:space="preserve"> kan pt. kun arbejde med vektordata, så man vil ofte stå i en situation, hvor det er nødvendigt at konvertere rasterdata til vektordata, eksempelvis oversvømmelsesdata. Endvidere skal der ofte foretages en forbehandling af rasterdata, før det er hensigtsmæssigt at konvertere dem.  </w:t>
      </w:r>
    </w:p>
    <w:p>
      <w:pPr>
        <w:pStyle w:val="Normal"/>
        <w:rPr/>
      </w:pPr>
      <w:r>
        <w:rPr/>
        <w:t>Dette afsnit beskriver en metode, hvor rasterdata foreligger med pixels i reelle tal i enheden meter. Disse konverteres til integer i enheden cm og kategoriseres ved afrunding til nærmeste 5 cm, hvorefter de vektoriseres. Generel beskrivelse i forhold til QGIS:</w:t>
      </w:r>
    </w:p>
    <w:p>
      <w:pPr>
        <w:pStyle w:val="ListNumber"/>
        <w:numPr>
          <w:ilvl w:val="0"/>
          <w:numId w:val="16"/>
        </w:numPr>
        <w:rPr>
          <w:rFonts w:ascii="Century Gothic" w:hAnsi="Century Gothic" w:eastAsia="メイリオ" w:cs="Arial" w:asciiTheme="minorHAnsi" w:cstheme="minorBidi" w:eastAsiaTheme="minorEastAsia" w:hAnsiTheme="minorHAnsi"/>
          <w:kern w:val="0"/>
          <w:sz w:val="20"/>
          <w:szCs w:val="17"/>
          <w:lang w:eastAsia="ja-JP" w:bidi="ar-SA"/>
        </w:rPr>
      </w:pPr>
      <w:r>
        <w:rPr>
          <w:rFonts w:eastAsia="メイリオ" w:cs="Arial" w:ascii="Century Gothic" w:hAnsi="Century Gothic" w:asciiTheme="minorHAnsi" w:cstheme="minorBidi" w:eastAsiaTheme="minorEastAsia" w:hAnsiTheme="minorHAnsi"/>
          <w:kern w:val="0"/>
          <w:sz w:val="20"/>
          <w:szCs w:val="17"/>
          <w:lang w:eastAsia="ja-JP" w:bidi="ar-SA"/>
        </w:rPr>
        <w:t>Raster pixels ganges med 20 vha. raster-kalkulator.</w:t>
      </w:r>
    </w:p>
    <w:p>
      <w:pPr>
        <w:pStyle w:val="ListNumber"/>
        <w:numPr>
          <w:ilvl w:val="0"/>
          <w:numId w:val="4"/>
        </w:numPr>
        <w:rPr>
          <w:rFonts w:ascii="Century Gothic" w:hAnsi="Century Gothic" w:eastAsia="メイリオ" w:cs="Arial" w:asciiTheme="minorHAnsi" w:cstheme="minorBidi" w:eastAsiaTheme="minorEastAsia" w:hAnsiTheme="minorHAnsi"/>
          <w:kern w:val="0"/>
          <w:sz w:val="20"/>
          <w:szCs w:val="17"/>
          <w:lang w:eastAsia="ja-JP" w:bidi="ar-SA"/>
        </w:rPr>
      </w:pPr>
      <w:r>
        <w:rPr>
          <w:rFonts w:eastAsia="メイリオ" w:cs="Arial" w:ascii="Century Gothic" w:hAnsi="Century Gothic" w:asciiTheme="minorHAnsi" w:cstheme="minorBidi" w:eastAsiaTheme="minorEastAsia" w:hAnsiTheme="minorHAnsi"/>
          <w:kern w:val="0"/>
          <w:sz w:val="20"/>
          <w:szCs w:val="17"/>
          <w:lang w:eastAsia="ja-JP" w:bidi="ar-SA"/>
        </w:rPr>
        <w:t>Raster pixels konverteres til integer.</w:t>
      </w:r>
    </w:p>
    <w:p>
      <w:pPr>
        <w:pStyle w:val="ListNumber"/>
        <w:numPr>
          <w:ilvl w:val="0"/>
          <w:numId w:val="4"/>
        </w:numPr>
        <w:rPr>
          <w:rFonts w:ascii="Century Gothic" w:hAnsi="Century Gothic" w:eastAsia="メイリオ" w:cs="Arial" w:asciiTheme="minorHAnsi" w:cstheme="minorBidi" w:eastAsiaTheme="minorEastAsia" w:hAnsiTheme="minorHAnsi"/>
          <w:kern w:val="0"/>
          <w:sz w:val="20"/>
          <w:szCs w:val="17"/>
          <w:lang w:eastAsia="ja-JP" w:bidi="ar-SA"/>
        </w:rPr>
      </w:pPr>
      <w:r>
        <w:rPr>
          <w:rFonts w:eastAsia="メイリオ" w:cs="Arial" w:ascii="Century Gothic" w:hAnsi="Century Gothic" w:asciiTheme="minorHAnsi" w:cstheme="minorBidi" w:eastAsiaTheme="minorEastAsia" w:hAnsiTheme="minorHAnsi"/>
          <w:kern w:val="0"/>
          <w:sz w:val="20"/>
          <w:szCs w:val="17"/>
          <w:lang w:eastAsia="ja-JP" w:bidi="ar-SA"/>
        </w:rPr>
        <w:t>Raster pixels ganges med 5 (funktionerne 1-3 vil konvertere pixel i meter til cm. Og klassificere de enkelte værdier til 5 cm tærskler).</w:t>
      </w:r>
    </w:p>
    <w:p>
      <w:pPr>
        <w:pStyle w:val="ListNumber"/>
        <w:numPr>
          <w:ilvl w:val="0"/>
          <w:numId w:val="4"/>
        </w:numPr>
        <w:rPr>
          <w:rFonts w:ascii="Century Gothic" w:hAnsi="Century Gothic" w:eastAsia="メイリオ" w:cs="Arial" w:asciiTheme="minorHAnsi" w:cstheme="minorBidi" w:eastAsiaTheme="minorEastAsia" w:hAnsiTheme="minorHAnsi"/>
          <w:kern w:val="0"/>
          <w:sz w:val="20"/>
          <w:szCs w:val="17"/>
          <w:lang w:eastAsia="ja-JP" w:bidi="ar-SA"/>
        </w:rPr>
      </w:pPr>
      <w:r>
        <w:rPr>
          <w:rFonts w:eastAsia="メイリオ" w:cs="Arial" w:ascii="Century Gothic" w:hAnsi="Century Gothic" w:asciiTheme="minorHAnsi" w:cstheme="minorBidi" w:eastAsiaTheme="minorEastAsia" w:hAnsiTheme="minorHAnsi"/>
          <w:kern w:val="0"/>
          <w:sz w:val="20"/>
          <w:szCs w:val="17"/>
          <w:lang w:eastAsia="ja-JP" w:bidi="ar-SA"/>
        </w:rPr>
        <w:t>Rasterdata konverteres til polygoner vha. de modificerede dybde-værdier.</w:t>
      </w:r>
    </w:p>
    <w:p>
      <w:pPr>
        <w:pStyle w:val="ListNumber"/>
        <w:numPr>
          <w:ilvl w:val="0"/>
          <w:numId w:val="0"/>
        </w:numPr>
        <w:ind w:left="360" w:hanging="360"/>
        <w:rPr>
          <w:rFonts w:ascii="Century Gothic" w:hAnsi="Century Gothic" w:eastAsia="メイリオ" w:cs="Arial" w:asciiTheme="minorHAnsi" w:cstheme="minorBidi" w:eastAsiaTheme="minorEastAsia" w:hAnsiTheme="minorHAnsi"/>
          <w:kern w:val="0"/>
          <w:sz w:val="20"/>
          <w:szCs w:val="17"/>
          <w:lang w:eastAsia="ja-JP" w:bidi="ar-SA"/>
        </w:rPr>
      </w:pPr>
      <w:r>
        <w:rPr>
          <w:rFonts w:eastAsia="メイリオ" w:cs="Arial" w:cstheme="minorBidi" w:eastAsiaTheme="minorEastAsia" w:ascii="Century Gothic" w:hAnsi="Century Gothic"/>
          <w:kern w:val="0"/>
          <w:sz w:val="20"/>
          <w:szCs w:val="17"/>
          <w:lang w:eastAsia="ja-JP" w:bidi="ar-SA"/>
        </w:rPr>
      </w:r>
    </w:p>
    <w:p>
      <w:pPr>
        <w:pStyle w:val="Normal"/>
        <w:rPr/>
      </w:pPr>
      <w:r>
        <w:rPr/>
        <w:t>En detaljeret beskrivelse er under udarbejdelse.</w:t>
      </w:r>
    </w:p>
    <w:p>
      <w:pPr>
        <w:pStyle w:val="Overskrift1"/>
        <w:ind w:left="360" w:hanging="360"/>
        <w:rPr/>
      </w:pPr>
      <w:bookmarkStart w:id="38" w:name="_Toc89019917"/>
      <w:bookmarkStart w:id="39" w:name="_Toc88821199"/>
      <w:r>
        <w:rPr/>
        <w:t>Import af data til databasen</w:t>
      </w:r>
      <w:bookmarkEnd w:id="38"/>
      <w:bookmarkEnd w:id="39"/>
      <w:r>
        <w:rPr/>
        <w:t xml:space="preserve"> </w:t>
      </w:r>
      <w:bookmarkStart w:id="40" w:name="_Toc88630270"/>
      <w:bookmarkEnd w:id="40"/>
    </w:p>
    <w:p>
      <w:pPr>
        <w:pStyle w:val="Normal"/>
        <w:rPr/>
      </w:pPr>
      <w:r>
        <w:rPr/>
        <w:t>Efter installation af databasesystem, oprettelse af database, kørsel af installationsscript, installation af plugin og opsætning af forbindelse mellem QGIS og database er det næste skridt af gøre data tilgængelig for modelgenereringen.</w:t>
      </w:r>
    </w:p>
    <w:p>
      <w:pPr>
        <w:pStyle w:val="Normal"/>
        <w:rPr/>
      </w:pPr>
      <w:r>
        <w:rPr/>
        <w:t xml:space="preserve">Første punkt er at sikre sig, at alle relevante data til de ønskede modelberegninger forefindes, dvs. </w:t>
      </w:r>
    </w:p>
    <w:p>
      <w:pPr>
        <w:pStyle w:val="Normal"/>
        <w:numPr>
          <w:ilvl w:val="0"/>
          <w:numId w:val="9"/>
        </w:numPr>
        <w:suppressAutoHyphens w:val="true"/>
        <w:spacing w:lineRule="auto" w:line="240" w:before="0" w:after="0"/>
        <w:rPr/>
      </w:pPr>
      <w:r>
        <w:rPr/>
        <w:t xml:space="preserve">At de forskellige vektordata findes (det kan være fil data eks. MapInfo data eller shapefiler; data fra andre databaser eller evt. WFS-datakilder. Alle vektorbaserede datakilder kan benyttes.). </w:t>
        <w:br/>
      </w:r>
    </w:p>
    <w:p>
      <w:pPr>
        <w:pStyle w:val="Normal"/>
        <w:numPr>
          <w:ilvl w:val="0"/>
          <w:numId w:val="9"/>
        </w:numPr>
        <w:suppressAutoHyphens w:val="true"/>
        <w:spacing w:lineRule="auto" w:line="240" w:before="0" w:after="0"/>
        <w:rPr/>
      </w:pPr>
      <w:r>
        <w:rPr/>
        <w:t>At de enkelte datakilder indeholder de relevante data, som er nødvendige for modelberegningen, samt at de har den korrekte felttype (se afsnit 7 ”Tilpasning af parameterdata for tabeller og felter” i de relevante underafsnit for de enkelte datatabeller).</w:t>
        <w:br/>
      </w:r>
    </w:p>
    <w:p>
      <w:pPr>
        <w:pStyle w:val="Normal"/>
        <w:numPr>
          <w:ilvl w:val="0"/>
          <w:numId w:val="9"/>
        </w:numPr>
        <w:suppressAutoHyphens w:val="true"/>
        <w:spacing w:lineRule="auto" w:line="240" w:before="0" w:after="0"/>
        <w:rPr/>
      </w:pPr>
      <w:r>
        <w:rPr/>
        <w:t>Hvis en datakilde indeholder både multipart og singlepart objekter, skal denne konverteres, således at alle objekter bliver multipart (se QGIS processering: ”Konvertér til multipart”).</w:t>
      </w:r>
    </w:p>
    <w:p>
      <w:pPr>
        <w:pStyle w:val="Normal"/>
        <w:suppressAutoHyphens w:val="true"/>
        <w:spacing w:lineRule="auto" w:line="240" w:before="0" w:after="0"/>
        <w:rPr/>
      </w:pPr>
      <w:r>
        <w:rPr/>
      </w:r>
    </w:p>
    <w:p>
      <w:pPr>
        <w:pStyle w:val="Normal"/>
        <w:rPr/>
      </w:pPr>
      <w:r>
        <w:rPr/>
        <w:t>Da data til modelgenerering skal være placeret i databasen, skal man importere data fra QGIS til databasen. Dette gøres på følgende måde:</w:t>
      </w:r>
    </w:p>
    <w:p>
      <w:pPr>
        <w:pStyle w:val="Normal"/>
        <w:numPr>
          <w:ilvl w:val="0"/>
          <w:numId w:val="10"/>
        </w:numPr>
        <w:suppressAutoHyphens w:val="true"/>
        <w:spacing w:lineRule="auto" w:line="240" w:before="0" w:after="0"/>
        <w:rPr/>
      </w:pPr>
      <w:r>
        <w:rPr/>
        <w:t>I QGIS åbnes de relevante datakilder som lag vha. QGIS’s datavælger.</w:t>
      </w:r>
    </w:p>
    <w:p>
      <w:pPr>
        <w:pStyle w:val="Normal"/>
        <w:numPr>
          <w:ilvl w:val="0"/>
          <w:numId w:val="10"/>
        </w:numPr>
        <w:suppressAutoHyphens w:val="true"/>
        <w:spacing w:lineRule="auto" w:line="240" w:before="0" w:after="0"/>
        <w:rPr/>
      </w:pPr>
      <w:r>
        <w:rPr/>
        <w:t>QGIS’s Database Manager startes op: Der vælges ”Database” &gt; ”DB-styring”, hvorefter der viser sig følgende brugerdialog:</w:t>
      </w:r>
    </w:p>
    <w:p>
      <w:pPr>
        <w:pStyle w:val="Normal"/>
        <w:suppressAutoHyphens w:val="true"/>
        <w:spacing w:lineRule="auto" w:line="240" w:before="0" w:after="0"/>
        <w:rPr/>
      </w:pPr>
      <w:r>
        <w:rPr/>
      </w:r>
    </w:p>
    <w:p>
      <w:pPr>
        <w:pStyle w:val="Normal"/>
        <w:suppressAutoHyphens w:val="true"/>
        <w:spacing w:lineRule="auto" w:line="240" w:before="0" w:after="0"/>
        <w:ind w:left="360" w:hanging="0"/>
        <w:jc w:val="center"/>
        <w:rPr/>
      </w:pPr>
      <w:r>
        <w:rPr/>
        <w:br/>
      </w:r>
      <w:r>
        <w:rPr/>
        <w:drawing>
          <wp:inline distT="0" distB="0" distL="0" distR="0">
            <wp:extent cx="4294505" cy="3269615"/>
            <wp:effectExtent l="0" t="0" r="0" b="0"/>
            <wp:docPr id="13" name="Billed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9" descr=""/>
                    <pic:cNvPicPr>
                      <a:picLocks noChangeAspect="1" noChangeArrowheads="1"/>
                    </pic:cNvPicPr>
                  </pic:nvPicPr>
                  <pic:blipFill>
                    <a:blip r:embed="rId11"/>
                    <a:stretch>
                      <a:fillRect/>
                    </a:stretch>
                  </pic:blipFill>
                  <pic:spPr bwMode="auto">
                    <a:xfrm>
                      <a:off x="0" y="0"/>
                      <a:ext cx="4294505" cy="3269615"/>
                    </a:xfrm>
                    <a:prstGeom prst="rect">
                      <a:avLst/>
                    </a:prstGeom>
                  </pic:spPr>
                </pic:pic>
              </a:graphicData>
            </a:graphic>
          </wp:inline>
        </w:drawing>
      </w:r>
      <w:r>
        <w:rPr/>
        <w:br/>
      </w:r>
    </w:p>
    <w:p>
      <w:pPr>
        <w:pStyle w:val="Normal"/>
        <w:numPr>
          <w:ilvl w:val="0"/>
          <w:numId w:val="10"/>
        </w:numPr>
        <w:suppressAutoHyphens w:val="true"/>
        <w:spacing w:lineRule="auto" w:line="240" w:before="0" w:after="0"/>
        <w:rPr/>
      </w:pPr>
      <w:r>
        <w:rPr/>
        <w:t>Under ”Udbydere” udfoldes ”PostGIS”.</w:t>
      </w:r>
    </w:p>
    <w:p>
      <w:pPr>
        <w:pStyle w:val="Normal"/>
        <w:numPr>
          <w:ilvl w:val="0"/>
          <w:numId w:val="10"/>
        </w:numPr>
        <w:suppressAutoHyphens w:val="true"/>
        <w:spacing w:lineRule="auto" w:line="240" w:before="0" w:after="0"/>
        <w:rPr/>
      </w:pPr>
      <w:r>
        <w:rPr/>
        <w:t>I listen over de forskellige databaser udfoldes den relevante database med samme forbindelsesnavn, som blev angivet ved opsætning af adgang til parameter-tabellen (Afsnit 4, ”Parametertabel”). I eksemplet er navnet på forbindelsen ”fdc on localhost”.</w:t>
      </w:r>
    </w:p>
    <w:p>
      <w:pPr>
        <w:pStyle w:val="Normal"/>
        <w:numPr>
          <w:ilvl w:val="0"/>
          <w:numId w:val="10"/>
        </w:numPr>
        <w:suppressAutoHyphens w:val="true"/>
        <w:spacing w:lineRule="auto" w:line="240" w:before="0" w:after="0"/>
        <w:rPr/>
      </w:pPr>
      <w:r>
        <w:rPr/>
        <w:t>Der klikkes på ”Importér Lag/Fil”, hvorefter følgende brugerdialog viser sig:</w:t>
      </w:r>
    </w:p>
    <w:p>
      <w:pPr>
        <w:pStyle w:val="Normal"/>
        <w:jc w:val="center"/>
        <w:rPr/>
      </w:pPr>
      <w:r>
        <w:rPr/>
        <w:br/>
      </w:r>
      <w:r>
        <w:rPr/>
        <w:drawing>
          <wp:inline distT="0" distB="0" distL="0" distR="0">
            <wp:extent cx="3495675" cy="4642485"/>
            <wp:effectExtent l="0" t="0" r="0" b="0"/>
            <wp:docPr id="14" name="Billed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lede 8" descr=""/>
                    <pic:cNvPicPr>
                      <a:picLocks noChangeAspect="1" noChangeArrowheads="1"/>
                    </pic:cNvPicPr>
                  </pic:nvPicPr>
                  <pic:blipFill>
                    <a:blip r:embed="rId12"/>
                    <a:stretch>
                      <a:fillRect/>
                    </a:stretch>
                  </pic:blipFill>
                  <pic:spPr bwMode="auto">
                    <a:xfrm>
                      <a:off x="0" y="0"/>
                      <a:ext cx="3495675" cy="4642485"/>
                    </a:xfrm>
                    <a:prstGeom prst="rect">
                      <a:avLst/>
                    </a:prstGeom>
                  </pic:spPr>
                </pic:pic>
              </a:graphicData>
            </a:graphic>
          </wp:inline>
        </w:drawing>
      </w:r>
      <w:r>
        <w:rPr/>
        <w:br/>
      </w:r>
    </w:p>
    <w:p>
      <w:pPr>
        <w:pStyle w:val="Normal"/>
        <w:numPr>
          <w:ilvl w:val="0"/>
          <w:numId w:val="10"/>
        </w:numPr>
        <w:suppressAutoHyphens w:val="true"/>
        <w:spacing w:lineRule="auto" w:line="240" w:before="0" w:after="0"/>
        <w:rPr/>
      </w:pPr>
      <w:r>
        <w:rPr/>
        <w:t>I feltet ”Input” vælges det lag, der ønskes importeret til databasen.</w:t>
        <w:br/>
      </w:r>
    </w:p>
    <w:p>
      <w:pPr>
        <w:pStyle w:val="Normal"/>
        <w:numPr>
          <w:ilvl w:val="0"/>
          <w:numId w:val="10"/>
        </w:numPr>
        <w:suppressAutoHyphens w:val="true"/>
        <w:spacing w:lineRule="auto" w:line="240" w:before="0" w:after="0"/>
        <w:rPr/>
      </w:pPr>
      <w:r>
        <w:rPr/>
        <w:t>I feltet ”Skema” vælges det schema i databasen, hvor det ønskes, at tabeller skal placeres.</w:t>
        <w:br/>
      </w:r>
    </w:p>
    <w:p>
      <w:pPr>
        <w:pStyle w:val="Normal"/>
        <w:numPr>
          <w:ilvl w:val="0"/>
          <w:numId w:val="10"/>
        </w:numPr>
        <w:suppressAutoHyphens w:val="true"/>
        <w:spacing w:lineRule="auto" w:line="240" w:before="0" w:after="0"/>
        <w:rPr/>
      </w:pPr>
      <w:r>
        <w:rPr/>
        <w:t xml:space="preserve">I feltet ”Tabel” skriver/rettes indholdet til det ønskede tabelnavn. Det anbefales, at navnet kun indeholder små bogstaver, og ikke æøå, blanktegn eller specialtegn. </w:t>
        <w:br/>
      </w:r>
    </w:p>
    <w:p>
      <w:pPr>
        <w:pStyle w:val="Normal"/>
        <w:numPr>
          <w:ilvl w:val="0"/>
          <w:numId w:val="10"/>
        </w:numPr>
        <w:suppressAutoHyphens w:val="true"/>
        <w:spacing w:lineRule="auto" w:line="240" w:before="0" w:after="0"/>
        <w:rPr/>
      </w:pPr>
      <w:r>
        <w:rPr/>
        <w:t>Der sættes ”flueben” i feltet Primærnøgle og feltnavnet for lagets unikke id-kolonne angives i indtastningsfeltet. Hvis datakilden ikke har en unik nøgle efterlades standardnavnet ”id”.</w:t>
        <w:br/>
      </w:r>
    </w:p>
    <w:p>
      <w:pPr>
        <w:pStyle w:val="Normal"/>
        <w:numPr>
          <w:ilvl w:val="0"/>
          <w:numId w:val="10"/>
        </w:numPr>
        <w:suppressAutoHyphens w:val="true"/>
        <w:spacing w:lineRule="auto" w:line="240" w:before="0" w:after="0"/>
        <w:rPr/>
      </w:pPr>
      <w:r>
        <w:rPr/>
        <w:t>Der sættes ”flueben” i ”Konvertér feltnavne til småbogstaver”.  Dette medfører, at feltnavn i databasetabellen kun indeholder små bogstaver, samt at specialtegn mv. fjernes.</w:t>
        <w:br/>
      </w:r>
    </w:p>
    <w:p>
      <w:pPr>
        <w:pStyle w:val="Normal"/>
        <w:numPr>
          <w:ilvl w:val="0"/>
          <w:numId w:val="10"/>
        </w:numPr>
        <w:suppressAutoHyphens w:val="true"/>
        <w:spacing w:lineRule="auto" w:line="240" w:before="0" w:after="0"/>
        <w:rPr/>
      </w:pPr>
      <w:r>
        <w:rPr/>
        <w:t>Der sættes ”flueben” i ”Opret spatielt indeks”. Dette betyder, at spatiel navigation, søgning og andre operationer kan gennemføres med maksimal hastighed.</w:t>
        <w:br/>
      </w:r>
    </w:p>
    <w:p>
      <w:pPr>
        <w:pStyle w:val="Normal"/>
        <w:numPr>
          <w:ilvl w:val="0"/>
          <w:numId w:val="10"/>
        </w:numPr>
        <w:suppressAutoHyphens w:val="true"/>
        <w:spacing w:lineRule="auto" w:line="240" w:before="0" w:after="0"/>
        <w:rPr/>
      </w:pPr>
      <w:r>
        <w:rPr/>
        <w:t xml:space="preserve"> </w:t>
      </w:r>
      <w:r>
        <w:rPr/>
        <w:t>Import igangsættes ved at trykke på ”OK”. Efter et stykke tid – afhængig af mængden af data - vises en meddelelse med ”Import OK”, som indikerer, at importen er afsluttet med succes.</w:t>
      </w:r>
    </w:p>
    <w:p>
      <w:pPr>
        <w:pStyle w:val="Normal"/>
        <w:rPr/>
      </w:pPr>
      <w:bookmarkStart w:id="41" w:name="brug-af-type-feltet43"/>
      <w:bookmarkEnd w:id="41"/>
      <w:r>
        <w:rPr/>
        <w:br/>
        <w:t>Ovenstående proces gentages for alle datakilder, som ønskes importeret til databasen.</w:t>
      </w:r>
    </w:p>
    <w:p>
      <w:pPr>
        <w:pStyle w:val="Overskrift1"/>
        <w:ind w:left="360" w:hanging="360"/>
        <w:rPr/>
      </w:pPr>
      <w:bookmarkStart w:id="42" w:name="_Toc89019918"/>
      <w:bookmarkStart w:id="43" w:name="_Toc88821200"/>
      <w:r>
        <w:rPr/>
        <w:t>Tilpasning af parameterdata vedr. tabeller og felter</w:t>
      </w:r>
      <w:bookmarkEnd w:id="42"/>
      <w:bookmarkEnd w:id="43"/>
    </w:p>
    <w:p>
      <w:pPr>
        <w:pStyle w:val="Normal"/>
        <w:rPr/>
      </w:pPr>
      <w:bookmarkStart w:id="44" w:name="brug-af-type-feltet44"/>
      <w:bookmarkStart w:id="45" w:name="brug-af-type-feltet411"/>
      <w:bookmarkStart w:id="46" w:name="brug-af-type-feltet421"/>
      <w:bookmarkEnd w:id="44"/>
      <w:bookmarkEnd w:id="45"/>
      <w:bookmarkEnd w:id="46"/>
      <w:r>
        <w:rPr/>
        <w:t>Efter import, men før man begynder at udføre modelberegninger, skal parameter-opsætningen for plugin’et tilpasses, således at systemet kan finde relevante tabeller og enkeltfelter i tabellerne. Der skal også ske en kontrol af de enkelte felters type og indhold.</w:t>
      </w:r>
    </w:p>
    <w:p>
      <w:pPr>
        <w:pStyle w:val="Normal"/>
        <w:rPr/>
      </w:pPr>
      <w:r>
        <w:rPr/>
        <w:t xml:space="preserve">Der er pt. 10 datatabeller, som indeholder aktuelle data og 3 administrationstabeller, der indeholder opslagsdata. Antallet kan ændre sig, hvis der bliver tilføjet, rettet i eller fjernet modeller fra systemet. </w:t>
      </w:r>
    </w:p>
    <w:p>
      <w:pPr>
        <w:pStyle w:val="Normal"/>
        <w:rPr/>
      </w:pPr>
      <w:r>
        <w:rPr/>
        <w:t>Alle tilpasninger foregår i plugin’ets faneblad ”Data”:</w:t>
      </w:r>
    </w:p>
    <w:p>
      <w:pPr>
        <w:pStyle w:val="Normal"/>
        <w:jc w:val="center"/>
        <w:rPr/>
      </w:pPr>
      <w:r>
        <w:rPr/>
        <w:drawing>
          <wp:inline distT="0" distB="0" distL="0" distR="0">
            <wp:extent cx="2509520" cy="4252595"/>
            <wp:effectExtent l="0" t="0" r="0" b="0"/>
            <wp:docPr id="15" name="Billed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7" descr=""/>
                    <pic:cNvPicPr>
                      <a:picLocks noChangeAspect="1" noChangeArrowheads="1"/>
                    </pic:cNvPicPr>
                  </pic:nvPicPr>
                  <pic:blipFill>
                    <a:blip r:embed="rId13"/>
                    <a:stretch>
                      <a:fillRect/>
                    </a:stretch>
                  </pic:blipFill>
                  <pic:spPr bwMode="auto">
                    <a:xfrm>
                      <a:off x="0" y="0"/>
                      <a:ext cx="2509520" cy="4252595"/>
                    </a:xfrm>
                    <a:prstGeom prst="rect">
                      <a:avLst/>
                    </a:prstGeom>
                  </pic:spPr>
                </pic:pic>
              </a:graphicData>
            </a:graphic>
          </wp:inline>
        </w:drawing>
      </w:r>
    </w:p>
    <w:p>
      <w:pPr>
        <w:pStyle w:val="Normal"/>
        <w:rPr/>
      </w:pPr>
      <w:r>
        <w:rPr/>
        <w:t>Indholdet af fanebladet beskriver sammenhængen mellem parameternavne for hhv. tabeller/felter og deres faktiske placeringer og/eller navne.</w:t>
      </w:r>
    </w:p>
    <w:p>
      <w:pPr>
        <w:pStyle w:val="Normal"/>
        <w:numPr>
          <w:ilvl w:val="0"/>
          <w:numId w:val="11"/>
        </w:numPr>
        <w:suppressAutoHyphens w:val="true"/>
        <w:spacing w:lineRule="auto" w:line="240" w:before="0" w:after="0"/>
        <w:rPr/>
      </w:pPr>
      <w:r>
        <w:rPr/>
        <w:t>Venstre kolonne er parameternavnet for en tabel eller et felt i databasen.</w:t>
      </w:r>
    </w:p>
    <w:p>
      <w:pPr>
        <w:pStyle w:val="Normal"/>
        <w:numPr>
          <w:ilvl w:val="0"/>
          <w:numId w:val="11"/>
        </w:numPr>
        <w:suppressAutoHyphens w:val="true"/>
        <w:spacing w:lineRule="auto" w:line="240" w:before="0" w:after="0"/>
        <w:rPr/>
      </w:pPr>
      <w:r>
        <w:rPr/>
        <w:t>Højre kolonne er det faktiske navn for tabellen og/eller feltet.</w:t>
      </w:r>
    </w:p>
    <w:p>
      <w:pPr>
        <w:pStyle w:val="Normal"/>
        <w:rPr/>
      </w:pPr>
      <w:r>
        <w:rPr/>
        <w:br/>
        <w:t xml:space="preserve">Parameternavne startende på ”t_” er referencer til </w:t>
      </w:r>
      <w:r>
        <w:rPr>
          <w:i/>
          <w:iCs/>
        </w:rPr>
        <w:t>tabeller</w:t>
      </w:r>
      <w:r>
        <w:rPr/>
        <w:t xml:space="preserve"> og navne startende på ”f_” er referencer til </w:t>
      </w:r>
      <w:r>
        <w:rPr>
          <w:i/>
          <w:iCs/>
        </w:rPr>
        <w:t>felter</w:t>
      </w:r>
      <w:r>
        <w:rPr/>
        <w:t xml:space="preserve">. </w:t>
      </w:r>
    </w:p>
    <w:p>
      <w:pPr>
        <w:pStyle w:val="Normal"/>
        <w:rPr/>
      </w:pPr>
      <w:r>
        <w:rPr/>
        <w:t xml:space="preserve">Venstre kolonne viser også tilhørsforholdet mellem tabeller og deres felter. Parameternavne for felter, som står umiddelbart under et parameternavn for en tabel, repræsenterer felter i denne tabel. </w:t>
      </w:r>
    </w:p>
    <w:p>
      <w:pPr>
        <w:pStyle w:val="Normal"/>
        <w:rPr/>
      </w:pPr>
      <w:r>
        <w:rPr/>
        <w:t xml:space="preserve">Feltlisten indeholder referencer til alle de felter i tabellen, som er nødvendige for, at modellen kan beregnes. Tabellen </w:t>
      </w:r>
      <w:r>
        <w:rPr>
          <w:i/>
          <w:iCs/>
        </w:rPr>
        <w:t>kan</w:t>
      </w:r>
      <w:r>
        <w:rPr/>
        <w:t xml:space="preserve"> indeholde flere felter, som er unødvendige for modelberegningen.</w:t>
      </w:r>
    </w:p>
    <w:p>
      <w:pPr>
        <w:pStyle w:val="Normal"/>
        <w:rPr/>
      </w:pPr>
      <w:r>
        <w:rPr/>
        <w:t>Administratoren skal sikre sig, at samtlige parameternavne indeholder korrekte referencer til tabeller og felter. Og at tabellerne er til stede i databasen med refererede felter.</w:t>
      </w:r>
    </w:p>
    <w:p>
      <w:pPr>
        <w:pStyle w:val="Normal"/>
        <w:rPr/>
      </w:pPr>
      <w:r>
        <w:rPr/>
        <w:t>Ved angivelse af både schema-, tabel- og feltnavne skal følgende regler overholdes:</w:t>
      </w:r>
    </w:p>
    <w:p>
      <w:pPr>
        <w:pStyle w:val="Normal"/>
        <w:numPr>
          <w:ilvl w:val="0"/>
          <w:numId w:val="12"/>
        </w:numPr>
        <w:suppressAutoHyphens w:val="true"/>
        <w:spacing w:lineRule="auto" w:line="240" w:before="0" w:after="0"/>
        <w:rPr/>
      </w:pPr>
      <w:r>
        <w:rPr/>
        <w:t xml:space="preserve">Indeholder navnet en eller flere kapitaler, ”æøå”, blanktegn eller andre specialtegn skal navn angives med anførselstegn. Ellers kan anførselstegn undværes. Eks. </w:t>
      </w:r>
      <w:r>
        <w:rPr>
          <w:i/>
          <w:iCs/>
        </w:rPr>
        <w:t>”Mit dårlige NAVN”</w:t>
      </w:r>
      <w:r>
        <w:rPr/>
        <w:t xml:space="preserve"> contra: </w:t>
      </w:r>
      <w:r>
        <w:rPr>
          <w:i/>
          <w:iCs/>
        </w:rPr>
        <w:t>mit_gode_feltnavn.</w:t>
      </w:r>
      <w:r>
        <w:rPr/>
        <w:br/>
      </w:r>
    </w:p>
    <w:p>
      <w:pPr>
        <w:pStyle w:val="Normal"/>
        <w:numPr>
          <w:ilvl w:val="0"/>
          <w:numId w:val="12"/>
        </w:numPr>
        <w:suppressAutoHyphens w:val="true"/>
        <w:spacing w:lineRule="auto" w:line="240" w:before="0" w:after="0"/>
        <w:rPr/>
      </w:pPr>
      <w:r>
        <w:rPr/>
        <w:t>Ved angivelse af kombinationer af schema og tabelnavne gælder reglerne for de individuelle navne.</w:t>
        <w:br/>
        <w:br/>
        <w:t>Eksempel:</w:t>
      </w:r>
    </w:p>
    <w:p>
      <w:pPr>
        <w:pStyle w:val="Normal"/>
        <w:ind w:left="720" w:hanging="0"/>
        <w:rPr/>
      </w:pPr>
      <w:r>
        <w:rPr>
          <w:i/>
          <w:iCs/>
        </w:rPr>
        <w:t>”</w:t>
      </w:r>
      <w:r>
        <w:rPr>
          <w:i/>
          <w:iCs/>
        </w:rPr>
        <w:t>Schema Å”.”Tabel fut”</w:t>
      </w:r>
      <w:r>
        <w:rPr/>
        <w:t xml:space="preserve">;  </w:t>
      </w:r>
      <w:r>
        <w:rPr>
          <w:i/>
          <w:iCs/>
        </w:rPr>
        <w:t>”Schema Q”.table_a</w:t>
      </w:r>
      <w:r>
        <w:rPr/>
        <w:t xml:space="preserve">;  </w:t>
      </w:r>
      <w:r>
        <w:rPr>
          <w:i/>
          <w:iCs/>
        </w:rPr>
        <w:t>mit_schema.”TabelÆ”</w:t>
      </w:r>
      <w:r>
        <w:rPr/>
        <w:t xml:space="preserve">, </w:t>
      </w:r>
      <w:r>
        <w:rPr>
          <w:i/>
          <w:iCs/>
        </w:rPr>
        <w:t>schema1.tabel2</w:t>
      </w:r>
      <w:r>
        <w:rPr/>
        <w:t xml:space="preserve"> er alle korrekte schema/tabel navne.</w:t>
        <w:br/>
      </w:r>
      <w:r>
        <w:rPr>
          <w:i/>
          <w:iCs/>
        </w:rPr>
        <w:t>”Schema a.49 ronin”</w:t>
      </w:r>
      <w:r>
        <w:rPr/>
        <w:t xml:space="preserve"> er </w:t>
      </w:r>
      <w:r>
        <w:rPr>
          <w:i/>
          <w:iCs/>
        </w:rPr>
        <w:t xml:space="preserve">ikke </w:t>
      </w:r>
      <w:r>
        <w:rPr/>
        <w:t>korrekt</w:t>
      </w:r>
    </w:p>
    <w:p>
      <w:pPr>
        <w:pStyle w:val="Normal"/>
        <w:numPr>
          <w:ilvl w:val="0"/>
          <w:numId w:val="12"/>
        </w:numPr>
        <w:suppressAutoHyphens w:val="true"/>
        <w:spacing w:lineRule="auto" w:line="240" w:before="0" w:after="0"/>
        <w:rPr/>
      </w:pPr>
      <w:r>
        <w:rPr/>
        <w:t>Det er i orden at sætte anførselstegn rundt om navne, hvor det ikke er strengt nødvendigt.</w:t>
        <w:br/>
        <w:t xml:space="preserve">Eks.: </w:t>
      </w:r>
      <w:r>
        <w:rPr>
          <w:i/>
          <w:iCs/>
        </w:rPr>
        <w:t>mit_schema.min_tabel</w:t>
      </w:r>
      <w:r>
        <w:rPr/>
        <w:t xml:space="preserve"> er ok. Og det er </w:t>
      </w:r>
      <w:r>
        <w:rPr>
          <w:i/>
          <w:iCs/>
        </w:rPr>
        <w:t>”mit_schema”.”min_tabel”</w:t>
      </w:r>
      <w:r>
        <w:rPr/>
        <w:t xml:space="preserve"> også.</w:t>
      </w:r>
    </w:p>
    <w:p>
      <w:pPr>
        <w:pStyle w:val="Normal"/>
        <w:rPr/>
      </w:pPr>
      <w:r>
        <w:rPr/>
      </w:r>
    </w:p>
    <w:p>
      <w:pPr>
        <w:pStyle w:val="Normal"/>
        <w:rPr/>
      </w:pPr>
      <w:r>
        <w:rPr/>
        <w:t xml:space="preserve">Tilpasning foregår ved at dobbeltklikke på navnet eller værdien for den parameter, der ønskes ændret. Herefter vises et pop-up skærmbillede, som indeholder den nuværende værdi af parameteren. Skærmbilledet er tilpasset parameter-typen; se afsnit </w:t>
      </w:r>
      <w:r>
        <w:rPr>
          <w:i/>
        </w:rPr>
        <w:t>Brug af ”type” feltet.</w:t>
      </w:r>
      <w:r>
        <w:rPr/>
        <w:t xml:space="preserve">   </w:t>
      </w:r>
    </w:p>
    <w:p>
      <w:pPr>
        <w:pStyle w:val="Normal"/>
        <w:rPr/>
      </w:pPr>
      <w:r>
        <w:rPr/>
        <w:t>Administratoren kan nu ændre værdien til det ønskede. Der afsluttes med at trykke på ”OK” i pop-up dialogen.</w:t>
      </w:r>
    </w:p>
    <w:p>
      <w:pPr>
        <w:pStyle w:val="Normal"/>
        <w:rPr/>
      </w:pPr>
      <w:r>
        <w:rPr/>
        <w:t>Når alle rettelser er foretaget og testet, kan man gøre rettelserne permanente ved at trykke på ”Gem rettelser” nederst til venstre i plugin’ets brugergrænseflade. Dette vil gemme alle ændringer permanent i databasen.</w:t>
      </w:r>
    </w:p>
    <w:p>
      <w:pPr>
        <w:pStyle w:val="Overskrift2"/>
        <w:rPr/>
      </w:pPr>
      <w:bookmarkStart w:id="47" w:name="_Toc89019919"/>
      <w:bookmarkStart w:id="48" w:name="_Toc88821201"/>
      <w:r>
        <w:rPr/>
        <w:t>Liste over tabeller i systemet</w:t>
      </w:r>
      <w:bookmarkEnd w:id="47"/>
      <w:bookmarkEnd w:id="48"/>
    </w:p>
    <w:p>
      <w:pPr>
        <w:pStyle w:val="Normal"/>
        <w:rPr/>
      </w:pPr>
      <w:r>
        <w:rPr/>
        <w:t>Nedenstående liste er en beskrivelse af de tabeller, som pt. findes til systemet. Over tid kan denne liste godt ændre sig ved tilføjelser, rettelser eller fjernelse af modeller med tilhørende tabeller.</w:t>
      </w:r>
      <w:ins w:id="0" w:author="Ukendt forfatter" w:date="2021-12-05T20:11:52Z">
        <w:r>
          <w:rPr/>
          <w:br/>
          <w:br/>
        </w:r>
      </w:ins>
      <w:ins w:id="1" w:author="Ukendt forfatter" w:date="2021-12-05T20:11:52Z">
        <w:r>
          <w:rPr>
            <w:b/>
            <w:bCs/>
            <w:u w:val="none"/>
          </w:rPr>
          <w:t xml:space="preserve">Alle </w:t>
        </w:r>
      </w:ins>
      <w:ins w:id="2" w:author="Ukendt forfatter" w:date="2021-12-05T20:12:00Z">
        <w:r>
          <w:rPr>
            <w:b/>
            <w:bCs/>
            <w:u w:val="none"/>
          </w:rPr>
          <w:t>spatiale tabeller forventes at være i projektion UTM32/ETRS89, dvs. EPSG: 25832</w:t>
        </w:r>
      </w:ins>
    </w:p>
    <w:p>
      <w:pPr>
        <w:pStyle w:val="Normal"/>
        <w:rPr/>
      </w:pPr>
      <w:r>
        <w:rPr/>
        <w:t>Kolonnerne har følgende mening:</w:t>
      </w:r>
    </w:p>
    <w:p>
      <w:pPr>
        <w:pStyle w:val="Normal"/>
        <w:numPr>
          <w:ilvl w:val="0"/>
          <w:numId w:val="13"/>
        </w:numPr>
        <w:suppressAutoHyphens w:val="true"/>
        <w:spacing w:lineRule="auto" w:line="240" w:before="0" w:after="0"/>
        <w:rPr/>
      </w:pPr>
      <w:r>
        <w:rPr/>
        <w:t>Parameternavn: Navnet på parameter (Venstre kolonne i ”Data” faneblad).</w:t>
      </w:r>
    </w:p>
    <w:p>
      <w:pPr>
        <w:pStyle w:val="Normal"/>
        <w:numPr>
          <w:ilvl w:val="0"/>
          <w:numId w:val="13"/>
        </w:numPr>
        <w:suppressAutoHyphens w:val="true"/>
        <w:spacing w:lineRule="auto" w:line="240" w:before="0" w:after="0"/>
        <w:rPr/>
      </w:pPr>
      <w:r>
        <w:rPr/>
        <w:t xml:space="preserve">Felttype: For parametre som refererer til </w:t>
      </w:r>
      <w:r>
        <w:rPr>
          <w:i/>
        </w:rPr>
        <w:t>tabeller</w:t>
      </w:r>
      <w:r>
        <w:rPr/>
        <w:t xml:space="preserve">: ingen mening. For </w:t>
      </w:r>
      <w:r>
        <w:rPr>
          <w:i/>
        </w:rPr>
        <w:t>felter</w:t>
      </w:r>
      <w:r>
        <w:rPr/>
        <w:t xml:space="preserve"> angives, hvilken datatype, som feltet skal have. Heltal, reelt tal, tekst, Ja/Nej (boolean), geometri (spatiale data).</w:t>
      </w:r>
    </w:p>
    <w:p>
      <w:pPr>
        <w:pStyle w:val="Normal"/>
        <w:numPr>
          <w:ilvl w:val="0"/>
          <w:numId w:val="13"/>
        </w:numPr>
        <w:suppressAutoHyphens w:val="true"/>
        <w:spacing w:lineRule="auto" w:line="240" w:before="0" w:after="0"/>
        <w:rPr/>
      </w:pPr>
      <w:r>
        <w:rPr/>
        <w:t>Standard værdi: Værdi for parameter ved installation af system.</w:t>
      </w:r>
    </w:p>
    <w:p>
      <w:pPr>
        <w:pStyle w:val="Normal"/>
        <w:numPr>
          <w:ilvl w:val="0"/>
          <w:numId w:val="13"/>
        </w:numPr>
        <w:suppressAutoHyphens w:val="true"/>
        <w:spacing w:lineRule="auto" w:line="240" w:before="0" w:after="0"/>
        <w:rPr/>
      </w:pPr>
      <w:r>
        <w:rPr/>
        <w:t xml:space="preserve">Forklaring: Kortfattet forklaring for </w:t>
      </w:r>
      <w:r>
        <w:rPr>
          <w:i/>
          <w:iCs/>
        </w:rPr>
        <w:t>tabellen</w:t>
      </w:r>
      <w:r>
        <w:rPr/>
        <w:t xml:space="preserve"> eller </w:t>
      </w:r>
      <w:r>
        <w:rPr>
          <w:i/>
          <w:iCs/>
        </w:rPr>
        <w:t>feltet</w:t>
      </w:r>
      <w:r>
        <w:rPr/>
        <w:t xml:space="preserve">, som parameter værdien refererer til. </w:t>
      </w:r>
    </w:p>
    <w:p>
      <w:pPr>
        <w:pStyle w:val="Overskrift2"/>
        <w:rPr/>
      </w:pPr>
      <w:r>
        <w:rPr/>
      </w:r>
    </w:p>
    <w:p>
      <w:pPr>
        <w:pStyle w:val="Overskrift2"/>
        <w:rPr/>
      </w:pPr>
      <w:bookmarkStart w:id="49" w:name="_Toc89019920"/>
      <w:bookmarkStart w:id="50" w:name="_Toc88821202"/>
      <w:r>
        <w:rPr/>
        <w:t>Oversvømmelsesdata</w:t>
      </w:r>
      <w:bookmarkEnd w:id="49"/>
      <w:bookmarkEnd w:id="50"/>
      <w:r>
        <w:rPr/>
        <w:t xml:space="preserve"> </w:t>
      </w:r>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689"/>
        <w:gridCol w:w="1275"/>
        <w:gridCol w:w="2611"/>
        <w:gridCol w:w="3174"/>
      </w:tblGrid>
      <w:tr>
        <w:trPr>
          <w:cnfStyle w:val="100000000000" w:firstRow="1" w:lastRow="0" w:firstColumn="0" w:lastColumn="0" w:oddVBand="0" w:evenVBand="0" w:oddHBand="0"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Parameternavn</w:t>
            </w:r>
          </w:p>
        </w:tc>
        <w:tc>
          <w:tcPr>
            <w:tcW w:w="1275"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Felttype</w:t>
            </w:r>
          </w:p>
        </w:tc>
        <w:tc>
          <w:tcPr>
            <w:tcW w:w="2611"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Standard værdi</w:t>
            </w:r>
          </w:p>
        </w:tc>
        <w:tc>
          <w:tcPr>
            <w:tcW w:w="3174"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t_flood</w:t>
            </w:r>
          </w:p>
        </w:tc>
        <w:tc>
          <w:tcPr>
            <w:tcW w:w="127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w:t>
            </w:r>
          </w:p>
        </w:tc>
        <w:tc>
          <w:tcPr>
            <w:tcW w:w="261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fdc_data.oversvoem</w:t>
            </w:r>
          </w:p>
        </w:tc>
        <w:tc>
          <w:tcPr>
            <w:tcW w:w="3174"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Tabel indeholder vektorpolygoner (</w:t>
            </w:r>
            <w:r>
              <w:rPr>
                <w:rFonts w:eastAsia="NSimSun" w:cs="Arial"/>
                <w:i/>
                <w:kern w:val="2"/>
                <w:sz w:val="18"/>
                <w:szCs w:val="22"/>
                <w:lang w:eastAsia="zh-CN" w:bidi="hi-IN"/>
              </w:rPr>
              <w:t>ikke</w:t>
            </w:r>
            <w:r>
              <w:rPr>
                <w:rFonts w:eastAsia="NSimSun" w:cs="Arial"/>
                <w:kern w:val="2"/>
                <w:sz w:val="18"/>
                <w:szCs w:val="22"/>
                <w:lang w:eastAsia="zh-CN" w:bidi="hi-IN"/>
              </w:rPr>
              <w:t xml:space="preserve"> rasterdata) med oversvømmelsesdata, dvs. geometrier med dybder.</w:t>
            </w:r>
          </w:p>
        </w:tc>
      </w:tr>
      <w:tr>
        <w:trPr/>
        <w:tc>
          <w:tcPr>
            <w:tcW w:w="268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f_geom_t_flood</w:t>
            </w:r>
          </w:p>
        </w:tc>
        <w:tc>
          <w:tcPr>
            <w:tcW w:w="127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Geometri</w:t>
            </w:r>
          </w:p>
        </w:tc>
        <w:tc>
          <w:tcPr>
            <w:tcW w:w="261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del w:id="3" w:author="Jesper Gaardboe Jensen" w:date="2021-12-01T20:38:00Z">
              <w:r>
                <w:rPr>
                  <w:rFonts w:eastAsia="NSimSun" w:cs="Arial"/>
                  <w:kern w:val="2"/>
                  <w:sz w:val="18"/>
                  <w:szCs w:val="22"/>
                  <w:lang w:eastAsia="zh-CN" w:bidi="hi-IN"/>
                </w:rPr>
                <w:delText>Geom</w:delText>
              </w:r>
            </w:del>
            <w:ins w:id="4" w:author="Jesper Gaardboe Jensen" w:date="2021-12-01T20:38:00Z">
              <w:r>
                <w:rPr>
                  <w:rFonts w:eastAsia="NSimSun" w:cs="Arial"/>
                  <w:kern w:val="2"/>
                  <w:sz w:val="18"/>
                  <w:szCs w:val="22"/>
                  <w:lang w:eastAsia="zh-CN" w:bidi="hi-IN"/>
                </w:rPr>
                <w:t>geom</w:t>
              </w:r>
            </w:ins>
          </w:p>
        </w:tc>
        <w:tc>
          <w:tcPr>
            <w:tcW w:w="3174"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Oversvømmelsespolygoner.</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f_geom_t_flood</w:t>
            </w:r>
          </w:p>
        </w:tc>
        <w:tc>
          <w:tcPr>
            <w:tcW w:w="1275"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Reelt tal</w:t>
            </w:r>
          </w:p>
        </w:tc>
        <w:tc>
          <w:tcPr>
            <w:tcW w:w="2611"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vanddybde_m</w:t>
            </w:r>
          </w:p>
        </w:tc>
        <w:tc>
          <w:tcPr>
            <w:tcW w:w="3174"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 xml:space="preserve">Vanddybde i </w:t>
            </w:r>
            <w:r>
              <w:rPr>
                <w:rFonts w:eastAsia="NSimSun" w:cs="Arial"/>
                <w:b/>
                <w:bCs/>
                <w:kern w:val="2"/>
                <w:sz w:val="18"/>
                <w:szCs w:val="22"/>
                <w:lang w:eastAsia="zh-CN" w:bidi="hi-IN"/>
                <w:rPrChange w:id="0" w:author="Ukendt forfatter" w:date="2021-12-05T20:10:05Z"/>
              </w:rPr>
              <w:t>meter.</w:t>
            </w:r>
          </w:p>
        </w:tc>
      </w:tr>
    </w:tbl>
    <w:p>
      <w:pPr>
        <w:pStyle w:val="Normal"/>
        <w:rPr>
          <w:sz w:val="8"/>
          <w:szCs w:val="6"/>
        </w:rPr>
      </w:pPr>
      <w:r>
        <w:rPr>
          <w:sz w:val="8"/>
          <w:szCs w:val="6"/>
        </w:rPr>
      </w:r>
    </w:p>
    <w:p>
      <w:pPr>
        <w:pStyle w:val="Normal"/>
        <w:rPr/>
      </w:pPr>
      <w:r>
        <w:rPr/>
        <w:t>Tabellen benyttes i samtlige modeller.</w:t>
      </w:r>
    </w:p>
    <w:p>
      <w:pPr>
        <w:pStyle w:val="Overskrift2"/>
        <w:rPr/>
      </w:pPr>
      <w:bookmarkStart w:id="51" w:name="_Toc89019921"/>
      <w:bookmarkStart w:id="52" w:name="_Toc88821203"/>
      <w:r>
        <w:rPr/>
        <w:t>Bygninger</w:t>
      </w:r>
      <w:bookmarkEnd w:id="51"/>
      <w:bookmarkEnd w:id="52"/>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18"/>
        <w:gridCol w:w="1191"/>
        <w:gridCol w:w="2665"/>
        <w:gridCol w:w="3175"/>
      </w:tblGrid>
      <w:tr>
        <w:trPr>
          <w:cnfStyle w:val="100000000000" w:firstRow="1" w:lastRow="0" w:firstColumn="0" w:lastColumn="0" w:oddVBand="0" w:evenVBand="0" w:oddHBand="0" w:evenHBand="0" w:firstRowFirstColumn="0" w:firstRowLastColumn="0" w:lastRowFirstColumn="0" w:lastRowLastColumn="0"/>
        </w:trPr>
        <w:tc>
          <w:tcPr>
            <w:tcW w:w="2718" w:type="dxa"/>
            <w:cnfStyle w:val="001000000000" w:firstRow="0" w:lastRow="0" w:firstColumn="1" w:lastColumn="0" w:oddVBand="0"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Parameternavn</w:t>
            </w:r>
          </w:p>
        </w:tc>
        <w:tc>
          <w:tcPr>
            <w:tcW w:w="1191"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Felttype</w:t>
            </w:r>
          </w:p>
        </w:tc>
        <w:tc>
          <w:tcPr>
            <w:tcW w:w="2665"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Standard værdi</w:t>
            </w:r>
          </w:p>
        </w:tc>
        <w:tc>
          <w:tcPr>
            <w:tcW w:w="3175"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718"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t_building</w:t>
            </w:r>
          </w:p>
        </w:tc>
        <w:tc>
          <w:tcPr>
            <w:tcW w:w="119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w:t>
            </w:r>
          </w:p>
        </w:tc>
        <w:tc>
          <w:tcPr>
            <w:tcW w:w="266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fdc_data.bygninger</w:t>
            </w:r>
          </w:p>
        </w:tc>
        <w:tc>
          <w:tcPr>
            <w:tcW w:w="317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Tabel indeholder vektorpolygoner med bygningsdata fra GeoDanmark beriget med BBR-data.</w:t>
            </w:r>
          </w:p>
        </w:tc>
      </w:tr>
      <w:tr>
        <w:trPr/>
        <w:tc>
          <w:tcPr>
            <w:tcW w:w="2718"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f_pkey_t_building</w:t>
            </w:r>
          </w:p>
        </w:tc>
        <w:tc>
          <w:tcPr>
            <w:tcW w:w="119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Heltal</w:t>
            </w:r>
          </w:p>
        </w:tc>
        <w:tc>
          <w:tcPr>
            <w:tcW w:w="266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del w:id="6" w:author="Jesper Gaardboe Jensen" w:date="2021-12-01T20:39:00Z">
              <w:r>
                <w:rPr>
                  <w:rFonts w:eastAsia="NSimSun" w:cs="Arial"/>
                  <w:kern w:val="2"/>
                  <w:sz w:val="18"/>
                  <w:szCs w:val="22"/>
                  <w:lang w:eastAsia="zh-CN" w:bidi="hi-IN"/>
                </w:rPr>
                <w:delText>Objectid</w:delText>
              </w:r>
            </w:del>
            <w:ins w:id="7" w:author="Jesper Gaardboe Jensen" w:date="2021-12-01T20:39:00Z">
              <w:r>
                <w:rPr>
                  <w:rFonts w:eastAsia="NSimSun" w:cs="Arial"/>
                  <w:kern w:val="2"/>
                  <w:sz w:val="18"/>
                  <w:szCs w:val="22"/>
                  <w:lang w:eastAsia="zh-CN" w:bidi="hi-IN"/>
                </w:rPr>
                <w:t>objectid</w:t>
              </w:r>
            </w:ins>
          </w:p>
        </w:tc>
        <w:tc>
          <w:tcPr>
            <w:tcW w:w="317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8"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f_geom_t_building</w:t>
            </w:r>
          </w:p>
        </w:tc>
        <w:tc>
          <w:tcPr>
            <w:tcW w:w="119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Geometri</w:t>
            </w:r>
          </w:p>
        </w:tc>
        <w:tc>
          <w:tcPr>
            <w:tcW w:w="266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del w:id="8" w:author="Jesper Gaardboe Jensen" w:date="2021-12-01T20:39:00Z">
              <w:r>
                <w:rPr>
                  <w:rFonts w:eastAsia="NSimSun" w:cs="Arial"/>
                  <w:kern w:val="2"/>
                  <w:sz w:val="18"/>
                  <w:szCs w:val="22"/>
                  <w:lang w:eastAsia="zh-CN" w:bidi="hi-IN"/>
                </w:rPr>
                <w:delText>Geom</w:delText>
              </w:r>
            </w:del>
            <w:ins w:id="9" w:author="Jesper Gaardboe Jensen" w:date="2021-12-01T20:39:00Z">
              <w:r>
                <w:rPr>
                  <w:rFonts w:eastAsia="NSimSun" w:cs="Arial"/>
                  <w:kern w:val="2"/>
                  <w:sz w:val="18"/>
                  <w:szCs w:val="22"/>
                  <w:lang w:eastAsia="zh-CN" w:bidi="hi-IN"/>
                </w:rPr>
                <w:t>geom</w:t>
              </w:r>
            </w:ins>
          </w:p>
        </w:tc>
        <w:tc>
          <w:tcPr>
            <w:tcW w:w="317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Bygningspolygoner.</w:t>
            </w:r>
          </w:p>
        </w:tc>
      </w:tr>
      <w:tr>
        <w:trPr>
          <w:trHeight w:val="72" w:hRule="atLeast"/>
        </w:trPr>
        <w:tc>
          <w:tcPr>
            <w:tcW w:w="2718"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f_muncode_t_building</w:t>
            </w:r>
          </w:p>
        </w:tc>
        <w:tc>
          <w:tcPr>
            <w:tcW w:w="119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Heltal</w:t>
            </w:r>
          </w:p>
        </w:tc>
        <w:tc>
          <w:tcPr>
            <w:tcW w:w="266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del w:id="10" w:author="Jesper Gaardboe Jensen" w:date="2021-12-01T20:39:00Z">
              <w:r>
                <w:rPr>
                  <w:rFonts w:eastAsia="NSimSun" w:cs="Arial"/>
                  <w:kern w:val="2"/>
                  <w:sz w:val="18"/>
                  <w:szCs w:val="22"/>
                  <w:lang w:eastAsia="zh-CN" w:bidi="hi-IN"/>
                </w:rPr>
                <w:delText>Komkode</w:delText>
              </w:r>
            </w:del>
            <w:ins w:id="11" w:author="Jesper Gaardboe Jensen" w:date="2021-12-01T20:39:00Z">
              <w:r>
                <w:rPr>
                  <w:rFonts w:eastAsia="NSimSun" w:cs="Arial"/>
                  <w:kern w:val="2"/>
                  <w:sz w:val="18"/>
                  <w:szCs w:val="22"/>
                  <w:lang w:eastAsia="zh-CN" w:bidi="hi-IN"/>
                </w:rPr>
                <w:t>komkode</w:t>
              </w:r>
            </w:ins>
          </w:p>
        </w:tc>
        <w:tc>
          <w:tcPr>
            <w:tcW w:w="317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Kommunekode.</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8"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lang w:val="en-US"/>
              </w:rPr>
            </w:pPr>
            <w:r>
              <w:rPr>
                <w:rFonts w:eastAsia="NSimSun" w:cs="Arial"/>
                <w:b w:val="false"/>
                <w:bCs w:val="false"/>
                <w:kern w:val="2"/>
                <w:sz w:val="18"/>
                <w:szCs w:val="22"/>
                <w:lang w:val="en-US" w:eastAsia="zh-CN" w:bidi="hi-IN"/>
              </w:rPr>
              <w:t>f_usage_code_t_building</w:t>
            </w:r>
          </w:p>
        </w:tc>
        <w:tc>
          <w:tcPr>
            <w:tcW w:w="119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Heltal</w:t>
            </w:r>
          </w:p>
        </w:tc>
        <w:tc>
          <w:tcPr>
            <w:tcW w:w="266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byg_anvend</w:t>
            </w:r>
          </w:p>
        </w:tc>
        <w:tc>
          <w:tcPr>
            <w:tcW w:w="317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BBR-anvendelseskode</w:t>
            </w:r>
            <w:ins w:id="12" w:author="Jesper Gaardboe Jensen" w:date="2021-12-01T20:39:00Z">
              <w:r>
                <w:rPr>
                  <w:rFonts w:eastAsia="NSimSun" w:cs="Arial"/>
                  <w:kern w:val="2"/>
                  <w:sz w:val="18"/>
                  <w:szCs w:val="22"/>
                  <w:lang w:eastAsia="zh-CN" w:bidi="hi-IN"/>
                </w:rPr>
                <w:t>, bemærk at er dette felt ikke udfyldt, så medtages bygning ikke i beregningerne. Ønsker man de</w:t>
              </w:r>
            </w:ins>
            <w:ins w:id="13" w:author="Jesper Gaardboe Jensen" w:date="2021-12-01T20:40:00Z">
              <w:r>
                <w:rPr>
                  <w:rFonts w:eastAsia="NSimSun" w:cs="Arial"/>
                  <w:kern w:val="2"/>
                  <w:sz w:val="18"/>
                  <w:szCs w:val="22"/>
                  <w:lang w:eastAsia="zh-CN" w:bidi="hi-IN"/>
                </w:rPr>
                <w:t>tte, skal tomme felter udfyldes med -9999</w:t>
              </w:r>
            </w:ins>
            <w:r>
              <w:rPr>
                <w:rFonts w:eastAsia="NSimSun" w:cs="Arial"/>
                <w:kern w:val="2"/>
                <w:sz w:val="18"/>
                <w:szCs w:val="22"/>
                <w:lang w:eastAsia="zh-CN" w:bidi="hi-IN"/>
              </w:rPr>
              <w:t>.</w:t>
            </w:r>
          </w:p>
        </w:tc>
      </w:tr>
      <w:tr>
        <w:trPr>
          <w:trHeight w:val="72" w:hRule="atLeast"/>
        </w:trPr>
        <w:tc>
          <w:tcPr>
            <w:tcW w:w="2718"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lang w:val="en-US"/>
              </w:rPr>
            </w:pPr>
            <w:r>
              <w:rPr>
                <w:rFonts w:eastAsia="NSimSun" w:cs="Arial"/>
                <w:b w:val="false"/>
                <w:bCs w:val="false"/>
                <w:kern w:val="2"/>
                <w:sz w:val="18"/>
                <w:szCs w:val="22"/>
                <w:lang w:val="en-US" w:eastAsia="zh-CN" w:bidi="hi-IN"/>
              </w:rPr>
              <w:t>f_usage_text_t_building</w:t>
            </w:r>
          </w:p>
        </w:tc>
        <w:tc>
          <w:tcPr>
            <w:tcW w:w="119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Tekst</w:t>
            </w:r>
          </w:p>
        </w:tc>
        <w:tc>
          <w:tcPr>
            <w:tcW w:w="266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byg_anv_tekst</w:t>
            </w:r>
          </w:p>
        </w:tc>
        <w:tc>
          <w:tcPr>
            <w:tcW w:w="317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BBR-anvendelsestekst.</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8"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lang w:val="en-US"/>
              </w:rPr>
            </w:pPr>
            <w:r>
              <w:rPr>
                <w:rFonts w:eastAsia="NSimSun" w:cs="Arial"/>
                <w:b w:val="false"/>
                <w:bCs w:val="false"/>
                <w:kern w:val="2"/>
                <w:sz w:val="18"/>
                <w:szCs w:val="22"/>
                <w:lang w:val="en-US" w:eastAsia="zh-CN" w:bidi="hi-IN"/>
              </w:rPr>
              <w:t>f_cellar_area_t_building</w:t>
            </w:r>
          </w:p>
        </w:tc>
        <w:tc>
          <w:tcPr>
            <w:tcW w:w="1191"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Reelt tal</w:t>
            </w:r>
          </w:p>
        </w:tc>
        <w:tc>
          <w:tcPr>
            <w:tcW w:w="2665"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kaelder_areal</w:t>
            </w:r>
          </w:p>
        </w:tc>
        <w:tc>
          <w:tcPr>
            <w:tcW w:w="3175"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 xml:space="preserve">Areal af bygningens kælder; </w:t>
              <w:br/>
              <w:t>0.0 hvis ingen kælder.</w:t>
            </w:r>
          </w:p>
        </w:tc>
      </w:tr>
    </w:tbl>
    <w:p>
      <w:pPr>
        <w:pStyle w:val="Normal"/>
        <w:rPr>
          <w:sz w:val="8"/>
          <w:szCs w:val="6"/>
        </w:rPr>
      </w:pPr>
      <w:r>
        <w:rPr>
          <w:sz w:val="8"/>
          <w:szCs w:val="6"/>
        </w:rPr>
      </w:r>
    </w:p>
    <w:p>
      <w:pPr>
        <w:pStyle w:val="Normal"/>
        <w:rPr/>
      </w:pPr>
      <w:r>
        <w:rPr/>
        <w:t>Tabellen benyttes i modellerne for: Bygningsskade, Værditab for nabobygninger, Mennesker og helbred, samt Industri.</w:t>
      </w:r>
    </w:p>
    <w:p>
      <w:pPr>
        <w:pStyle w:val="Overskrift2"/>
        <w:rPr/>
      </w:pPr>
      <w:bookmarkStart w:id="53" w:name="_Toc89019922"/>
      <w:bookmarkStart w:id="54" w:name="_Toc88821204"/>
      <w:r>
        <w:rPr/>
        <w:t>Vej og trafik</w:t>
      </w:r>
      <w:bookmarkEnd w:id="53"/>
      <w:bookmarkEnd w:id="54"/>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287"/>
        <w:gridCol w:w="1081"/>
        <w:gridCol w:w="2004"/>
        <w:gridCol w:w="3377"/>
      </w:tblGrid>
      <w:tr>
        <w:trPr>
          <w:cnfStyle w:val="100000000000" w:firstRow="1" w:lastRow="0" w:firstColumn="0" w:lastColumn="0" w:oddVBand="0" w:evenVBand="0" w:oddHBand="0" w:evenHBand="0" w:firstRowFirstColumn="0" w:firstRowLastColumn="0" w:lastRowFirstColumn="0" w:lastRowLastColumn="0"/>
        </w:trPr>
        <w:tc>
          <w:tcPr>
            <w:tcW w:w="3287" w:type="dxa"/>
            <w:cnfStyle w:val="001000000000" w:firstRow="0" w:lastRow="0" w:firstColumn="1" w:lastColumn="0" w:oddVBand="0"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18"/>
              </w:rPr>
            </w:pPr>
            <w:r>
              <w:rPr>
                <w:rFonts w:eastAsia="NSimSun" w:cs="Arial"/>
                <w:b w:val="false"/>
                <w:bCs w:val="false"/>
                <w:kern w:val="2"/>
                <w:sz w:val="18"/>
                <w:szCs w:val="18"/>
                <w:lang w:eastAsia="zh-CN" w:bidi="hi-IN"/>
              </w:rPr>
              <w:t>Parameternavn</w:t>
            </w:r>
          </w:p>
        </w:tc>
        <w:tc>
          <w:tcPr>
            <w:tcW w:w="1081"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18"/>
              </w:rPr>
            </w:pPr>
            <w:r>
              <w:rPr>
                <w:rFonts w:eastAsia="NSimSun" w:cs="Arial"/>
                <w:b w:val="false"/>
                <w:bCs w:val="false"/>
                <w:kern w:val="2"/>
                <w:sz w:val="18"/>
                <w:szCs w:val="18"/>
                <w:lang w:eastAsia="zh-CN" w:bidi="hi-IN"/>
              </w:rPr>
              <w:t>Felttype</w:t>
            </w:r>
          </w:p>
        </w:tc>
        <w:tc>
          <w:tcPr>
            <w:tcW w:w="2004"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18"/>
              </w:rPr>
            </w:pPr>
            <w:r>
              <w:rPr>
                <w:rFonts w:eastAsia="NSimSun" w:cs="Arial"/>
                <w:b w:val="false"/>
                <w:bCs w:val="false"/>
                <w:kern w:val="2"/>
                <w:sz w:val="18"/>
                <w:szCs w:val="18"/>
                <w:lang w:eastAsia="zh-CN" w:bidi="hi-IN"/>
              </w:rPr>
              <w:t>Standard værdi</w:t>
            </w:r>
          </w:p>
        </w:tc>
        <w:tc>
          <w:tcPr>
            <w:tcW w:w="3377"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18"/>
              </w:rPr>
            </w:pPr>
            <w:r>
              <w:rPr>
                <w:rFonts w:eastAsia="NSimSun" w:cs="Arial"/>
                <w:b w:val="false"/>
                <w:bCs w:val="false"/>
                <w:kern w:val="2"/>
                <w:sz w:val="18"/>
                <w:szCs w:val="18"/>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3287"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18"/>
              </w:rPr>
            </w:pPr>
            <w:r>
              <w:rPr>
                <w:rFonts w:eastAsia="NSimSun" w:cs="Arial"/>
                <w:b w:val="false"/>
                <w:bCs w:val="false"/>
                <w:kern w:val="2"/>
                <w:sz w:val="18"/>
                <w:szCs w:val="18"/>
                <w:lang w:eastAsia="zh-CN" w:bidi="hi-IN"/>
              </w:rPr>
              <w:t>t_road_traffic</w:t>
            </w:r>
          </w:p>
        </w:tc>
        <w:tc>
          <w:tcPr>
            <w:tcW w:w="108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18"/>
              </w:rPr>
            </w:pPr>
            <w:r>
              <w:rPr>
                <w:rFonts w:eastAsia="NSimSun" w:cs="Arial"/>
                <w:kern w:val="2"/>
                <w:sz w:val="18"/>
                <w:szCs w:val="18"/>
                <w:lang w:eastAsia="zh-CN" w:bidi="hi-IN"/>
              </w:rPr>
              <w:t>-</w:t>
            </w:r>
          </w:p>
        </w:tc>
        <w:tc>
          <w:tcPr>
            <w:tcW w:w="2004"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18"/>
              </w:rPr>
            </w:pPr>
            <w:r>
              <w:rPr>
                <w:rFonts w:eastAsia="NSimSun" w:cs="Arial"/>
                <w:kern w:val="2"/>
                <w:sz w:val="18"/>
                <w:szCs w:val="18"/>
                <w:lang w:eastAsia="zh-CN" w:bidi="hi-IN"/>
              </w:rPr>
              <w:t>fdc_data.vejnet</w:t>
            </w:r>
          </w:p>
        </w:tc>
        <w:tc>
          <w:tcPr>
            <w:tcW w:w="337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18"/>
              </w:rPr>
            </w:pPr>
            <w:r>
              <w:rPr>
                <w:rFonts w:eastAsia="NSimSun" w:cs="Arial"/>
                <w:kern w:val="2"/>
                <w:sz w:val="18"/>
                <w:szCs w:val="18"/>
                <w:lang w:eastAsia="zh-CN" w:bidi="hi-IN"/>
              </w:rPr>
              <w:t>Tabel indeholder vektor linjestykker med vejføringer. Kan være baseret på GeoDanmark vejmidter beriget med trafik-oplysninger.</w:t>
            </w:r>
          </w:p>
        </w:tc>
      </w:tr>
      <w:tr>
        <w:trPr/>
        <w:tc>
          <w:tcPr>
            <w:tcW w:w="3287"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18"/>
                <w:lang w:val="en-US"/>
              </w:rPr>
            </w:pPr>
            <w:r>
              <w:rPr>
                <w:rFonts w:eastAsia="NSimSun" w:cs="Arial"/>
                <w:b w:val="false"/>
                <w:bCs w:val="false"/>
                <w:kern w:val="2"/>
                <w:sz w:val="18"/>
                <w:szCs w:val="18"/>
                <w:lang w:val="en-US" w:eastAsia="zh-CN" w:bidi="hi-IN"/>
              </w:rPr>
              <w:t>f_pkey_t_road_traffic</w:t>
            </w:r>
          </w:p>
        </w:tc>
        <w:tc>
          <w:tcPr>
            <w:tcW w:w="108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18"/>
              </w:rPr>
            </w:pPr>
            <w:r>
              <w:rPr>
                <w:rFonts w:eastAsia="NSimSun" w:cs="Arial"/>
                <w:kern w:val="2"/>
                <w:sz w:val="18"/>
                <w:szCs w:val="18"/>
                <w:lang w:eastAsia="zh-CN" w:bidi="hi-IN"/>
              </w:rPr>
              <w:t>Heltal</w:t>
            </w:r>
          </w:p>
        </w:tc>
        <w:tc>
          <w:tcPr>
            <w:tcW w:w="2004"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18"/>
              </w:rPr>
            </w:pPr>
            <w:r>
              <w:rPr>
                <w:rFonts w:eastAsia="NSimSun" w:cs="Arial"/>
                <w:kern w:val="2"/>
                <w:sz w:val="18"/>
                <w:szCs w:val="18"/>
                <w:lang w:eastAsia="zh-CN" w:bidi="hi-IN"/>
              </w:rPr>
              <w:t>objectid</w:t>
            </w:r>
          </w:p>
        </w:tc>
        <w:tc>
          <w:tcPr>
            <w:tcW w:w="337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18"/>
              </w:rPr>
            </w:pPr>
            <w:r>
              <w:rPr>
                <w:rFonts w:eastAsia="NSimSun" w:cs="Arial"/>
                <w:kern w:val="2"/>
                <w:sz w:val="18"/>
                <w:szCs w:val="18"/>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3287"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18"/>
                <w:lang w:val="en-US"/>
              </w:rPr>
            </w:pPr>
            <w:r>
              <w:rPr>
                <w:rFonts w:eastAsia="NSimSun" w:cs="Arial"/>
                <w:b w:val="false"/>
                <w:bCs w:val="false"/>
                <w:kern w:val="2"/>
                <w:sz w:val="18"/>
                <w:szCs w:val="18"/>
                <w:lang w:val="en-US" w:eastAsia="zh-CN" w:bidi="hi-IN"/>
              </w:rPr>
              <w:t>f_geom_t_road_traffic</w:t>
            </w:r>
          </w:p>
        </w:tc>
        <w:tc>
          <w:tcPr>
            <w:tcW w:w="1081" w:type="dxa"/>
            <w:tcBorders>
              <w:top w:val="nil"/>
              <w:left w:val="single" w:sz="4" w:space="0" w:color="7F7F7F"/>
              <w:bottom w:val="nil"/>
              <w:right w:val="single" w:sz="4" w:space="0" w:color="7F7F7F"/>
            </w:tcBorders>
          </w:tcPr>
          <w:p>
            <w:pPr>
              <w:pStyle w:val="Normal"/>
              <w:widowControl/>
              <w:suppressAutoHyphens w:val="true"/>
              <w:spacing w:lineRule="auto" w:line="240" w:before="0" w:after="0"/>
              <w:ind w:right="-123" w:hanging="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18"/>
              </w:rPr>
            </w:pPr>
            <w:r>
              <w:rPr>
                <w:rFonts w:eastAsia="NSimSun" w:cs="Arial"/>
                <w:kern w:val="2"/>
                <w:sz w:val="18"/>
                <w:szCs w:val="18"/>
                <w:lang w:eastAsia="zh-CN" w:bidi="hi-IN"/>
              </w:rPr>
              <w:t>Geometri</w:t>
            </w:r>
          </w:p>
        </w:tc>
        <w:tc>
          <w:tcPr>
            <w:tcW w:w="2004"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18"/>
              </w:rPr>
            </w:pPr>
            <w:r>
              <w:rPr>
                <w:rFonts w:eastAsia="NSimSun" w:cs="Arial"/>
                <w:kern w:val="2"/>
                <w:sz w:val="18"/>
                <w:szCs w:val="18"/>
                <w:lang w:eastAsia="zh-CN" w:bidi="hi-IN"/>
              </w:rPr>
              <w:t>geom</w:t>
            </w:r>
          </w:p>
        </w:tc>
        <w:tc>
          <w:tcPr>
            <w:tcW w:w="337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18"/>
              </w:rPr>
            </w:pPr>
            <w:r>
              <w:rPr>
                <w:rFonts w:eastAsia="NSimSun" w:cs="Arial"/>
                <w:kern w:val="2"/>
                <w:sz w:val="18"/>
                <w:szCs w:val="18"/>
                <w:lang w:eastAsia="zh-CN" w:bidi="hi-IN"/>
              </w:rPr>
              <w:t>Vej polylinjer.</w:t>
            </w:r>
          </w:p>
        </w:tc>
      </w:tr>
      <w:tr>
        <w:trPr>
          <w:trHeight w:val="72" w:hRule="atLeast"/>
        </w:trPr>
        <w:tc>
          <w:tcPr>
            <w:tcW w:w="3287"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18"/>
                <w:lang w:val="en-US"/>
              </w:rPr>
            </w:pPr>
            <w:r>
              <w:rPr>
                <w:rFonts w:eastAsia="NSimSun" w:cs="Arial"/>
                <w:b w:val="false"/>
                <w:bCs w:val="false"/>
                <w:kern w:val="2"/>
                <w:sz w:val="18"/>
                <w:szCs w:val="18"/>
                <w:lang w:val="en-US" w:eastAsia="zh-CN" w:bidi="hi-IN"/>
              </w:rPr>
              <w:t>f_number_cars_t_road_traffic</w:t>
            </w:r>
          </w:p>
        </w:tc>
        <w:tc>
          <w:tcPr>
            <w:tcW w:w="1081"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18"/>
              </w:rPr>
            </w:pPr>
            <w:r>
              <w:rPr>
                <w:rFonts w:eastAsia="NSimSun" w:cs="Arial"/>
                <w:kern w:val="2"/>
                <w:sz w:val="18"/>
                <w:szCs w:val="18"/>
                <w:lang w:eastAsia="zh-CN" w:bidi="hi-IN"/>
              </w:rPr>
              <w:t>Heltal</w:t>
            </w:r>
          </w:p>
        </w:tc>
        <w:tc>
          <w:tcPr>
            <w:tcW w:w="2004"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18"/>
              </w:rPr>
            </w:pPr>
            <w:r>
              <w:rPr>
                <w:rFonts w:eastAsia="NSimSun" w:cs="Arial"/>
                <w:kern w:val="2"/>
                <w:sz w:val="18"/>
                <w:szCs w:val="18"/>
                <w:lang w:eastAsia="zh-CN" w:bidi="hi-IN"/>
              </w:rPr>
              <w:t>trafik_tal</w:t>
            </w:r>
          </w:p>
        </w:tc>
        <w:tc>
          <w:tcPr>
            <w:tcW w:w="3377"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18"/>
              </w:rPr>
            </w:pPr>
            <w:r>
              <w:rPr>
                <w:rFonts w:eastAsia="NSimSun" w:cs="Arial"/>
                <w:kern w:val="2"/>
                <w:sz w:val="18"/>
                <w:szCs w:val="18"/>
                <w:lang w:eastAsia="zh-CN" w:bidi="hi-IN"/>
              </w:rPr>
              <w:t>Antallet af biler pr. dag.</w:t>
            </w:r>
          </w:p>
        </w:tc>
      </w:tr>
    </w:tbl>
    <w:p>
      <w:pPr>
        <w:pStyle w:val="Normal"/>
        <w:rPr>
          <w:sz w:val="8"/>
          <w:szCs w:val="6"/>
        </w:rPr>
      </w:pPr>
      <w:r>
        <w:rPr>
          <w:sz w:val="8"/>
          <w:szCs w:val="6"/>
        </w:rPr>
      </w:r>
    </w:p>
    <w:p>
      <w:pPr>
        <w:pStyle w:val="Normal"/>
        <w:rPr/>
      </w:pPr>
      <w:r>
        <w:rPr/>
        <w:t>Tabellen benyttes i modellen for: Vej og Trafik.</w:t>
      </w:r>
    </w:p>
    <w:p>
      <w:pPr>
        <w:pStyle w:val="Overskrift2"/>
        <w:rPr/>
      </w:pPr>
      <w:bookmarkStart w:id="55" w:name="_Toc89019923"/>
      <w:bookmarkStart w:id="56" w:name="_Toc88821205"/>
      <w:r>
        <w:rPr/>
        <w:t>Firmaer</w:t>
      </w:r>
      <w:bookmarkEnd w:id="55"/>
      <w:bookmarkEnd w:id="56"/>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254"/>
        <w:gridCol w:w="1226"/>
        <w:gridCol w:w="1892"/>
        <w:gridCol w:w="3377"/>
      </w:tblGrid>
      <w:tr>
        <w:trPr>
          <w:cnfStyle w:val="100000000000" w:firstRow="1" w:lastRow="0" w:firstColumn="0" w:lastColumn="0" w:oddVBand="0" w:evenVBand="0" w:oddHBand="0"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Parameternavn</w:t>
            </w:r>
          </w:p>
        </w:tc>
        <w:tc>
          <w:tcPr>
            <w:tcW w:w="1226"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Felttype</w:t>
            </w:r>
          </w:p>
        </w:tc>
        <w:tc>
          <w:tcPr>
            <w:tcW w:w="1892"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Standard værdi</w:t>
            </w:r>
          </w:p>
        </w:tc>
        <w:tc>
          <w:tcPr>
            <w:tcW w:w="3377"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Forklaring</w:t>
            </w:r>
          </w:p>
        </w:tc>
      </w:tr>
      <w:tr>
        <w:trPr>
          <w:trHeight w:val="720" w:hRule="atLeast"/>
          <w:cnfStyle w:val="000000100000" w:firstRow="0" w:lastRow="0" w:firstColumn="0" w:lastColumn="0" w:oddVBand="0" w:evenVBand="0" w:oddHBand="1"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t_company</w:t>
            </w:r>
          </w:p>
        </w:tc>
        <w:tc>
          <w:tcPr>
            <w:tcW w:w="122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w:t>
            </w:r>
          </w:p>
        </w:tc>
        <w:tc>
          <w:tcPr>
            <w:tcW w:w="189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fdc_data.industri</w:t>
            </w:r>
          </w:p>
        </w:tc>
        <w:tc>
          <w:tcPr>
            <w:tcW w:w="337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 xml:space="preserve">Tabel indeholder firmaoplysninger fra CVR tilknyttet punkt </w:t>
            </w:r>
            <w:del w:id="14" w:author="Jesper Gaardboe Jensen" w:date="2021-12-01T20:46:00Z">
              <w:r>
                <w:rPr>
                  <w:rFonts w:eastAsia="NSimSun" w:cs="Arial"/>
                  <w:kern w:val="2"/>
                  <w:sz w:val="18"/>
                  <w:szCs w:val="22"/>
                  <w:lang w:eastAsia="zh-CN" w:bidi="hi-IN"/>
                </w:rPr>
                <w:delText xml:space="preserve">eller flade </w:delText>
              </w:r>
            </w:del>
            <w:r>
              <w:rPr>
                <w:rFonts w:eastAsia="NSimSun" w:cs="Arial"/>
                <w:kern w:val="2"/>
                <w:sz w:val="18"/>
                <w:szCs w:val="22"/>
                <w:lang w:eastAsia="zh-CN" w:bidi="hi-IN"/>
              </w:rPr>
              <w:t>geometri.</w:t>
            </w:r>
          </w:p>
        </w:tc>
      </w:tr>
      <w:tr>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f_pkey_t_company</w:t>
            </w:r>
          </w:p>
        </w:tc>
        <w:tc>
          <w:tcPr>
            <w:tcW w:w="122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Heltal</w:t>
            </w:r>
          </w:p>
        </w:tc>
        <w:tc>
          <w:tcPr>
            <w:tcW w:w="189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objectid</w:t>
            </w:r>
          </w:p>
        </w:tc>
        <w:tc>
          <w:tcPr>
            <w:tcW w:w="337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f_geom_t_company</w:t>
            </w:r>
          </w:p>
        </w:tc>
        <w:tc>
          <w:tcPr>
            <w:tcW w:w="122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Geometri</w:t>
            </w:r>
          </w:p>
        </w:tc>
        <w:tc>
          <w:tcPr>
            <w:tcW w:w="189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geom</w:t>
            </w:r>
          </w:p>
        </w:tc>
        <w:tc>
          <w:tcPr>
            <w:tcW w:w="337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Punkt</w:t>
            </w:r>
            <w:ins w:id="15" w:author="Jesper Gaardboe Jensen" w:date="2021-12-01T20:42:00Z">
              <w:r>
                <w:rPr>
                  <w:rFonts w:eastAsia="NSimSun" w:cs="Arial"/>
                  <w:kern w:val="2"/>
                  <w:sz w:val="18"/>
                  <w:szCs w:val="22"/>
                  <w:lang w:eastAsia="zh-CN" w:bidi="hi-IN"/>
                </w:rPr>
                <w:t>er (punkterne tilknyttes GeoDanmark bygninger vha. et spatialt join</w:t>
              </w:r>
            </w:ins>
            <w:ins w:id="16" w:author="Ukendt forfatter" w:date="2021-12-05T19:57:09Z">
              <w:r>
                <w:rPr>
                  <w:rFonts w:eastAsia="NSimSun" w:cs="Arial"/>
                  <w:kern w:val="2"/>
                  <w:sz w:val="18"/>
                  <w:szCs w:val="22"/>
                  <w:lang w:eastAsia="zh-CN" w:bidi="hi-IN"/>
                </w:rPr>
                <w:t xml:space="preserve">. </w:t>
              </w:r>
            </w:ins>
            <w:ins w:id="17" w:author="Ukendt forfatter" w:date="2021-12-05T19:57:09Z">
              <w:r>
                <w:rPr>
                  <w:rFonts w:eastAsia="NSimSun" w:cs="Arial"/>
                  <w:kern w:val="2"/>
                  <w:sz w:val="18"/>
                  <w:szCs w:val="22"/>
                  <w:lang w:eastAsia="zh-CN" w:bidi="hi-IN"/>
                </w:rPr>
                <w:t>P</w:t>
              </w:r>
            </w:ins>
            <w:ins w:id="18" w:author="Jesper Gaardboe Jensen" w:date="2021-12-01T20:42:00Z">
              <w:del w:id="19" w:author="Ukendt forfatter" w:date="2021-12-05T19:57:07Z">
                <w:r>
                  <w:rPr>
                    <w:rFonts w:eastAsia="NSimSun" w:cs="Arial"/>
                    <w:kern w:val="2"/>
                    <w:sz w:val="18"/>
                    <w:szCs w:val="22"/>
                    <w:lang w:eastAsia="zh-CN" w:bidi="hi-IN"/>
                  </w:rPr>
                  <w:delText xml:space="preserve">, </w:delText>
                </w:r>
              </w:del>
            </w:ins>
            <w:ins w:id="20" w:author="Jesper Gaardboe Jensen" w:date="2021-12-01T20:43:00Z">
              <w:del w:id="21" w:author="Ukendt forfatter" w:date="2021-12-05T19:57:06Z">
                <w:r>
                  <w:rPr>
                    <w:rFonts w:eastAsia="NSimSun" w:cs="Arial"/>
                    <w:kern w:val="2"/>
                    <w:sz w:val="18"/>
                    <w:szCs w:val="22"/>
                    <w:lang w:eastAsia="zh-CN" w:bidi="hi-IN"/>
                  </w:rPr>
                  <w:delText>p</w:delText>
                </w:r>
              </w:del>
            </w:ins>
            <w:ins w:id="22" w:author="Jesper Gaardboe Jensen" w:date="2021-12-01T20:43:00Z">
              <w:r>
                <w:rPr>
                  <w:rFonts w:eastAsia="NSimSun" w:cs="Arial"/>
                  <w:kern w:val="2"/>
                  <w:sz w:val="18"/>
                  <w:szCs w:val="22"/>
                  <w:lang w:eastAsia="zh-CN" w:bidi="hi-IN"/>
                </w:rPr>
                <w:t>unkter der ikke rører ved en GeoDanmark bygning medtages ikke i beregningerne).</w:t>
              </w:r>
            </w:ins>
            <w:del w:id="23" w:author="Jesper Gaardboe Jensen" w:date="2021-12-01T20:42:00Z">
              <w:r>
                <w:rPr>
                  <w:rFonts w:eastAsia="NSimSun" w:cs="Arial"/>
                  <w:kern w:val="2"/>
                  <w:sz w:val="18"/>
                  <w:szCs w:val="22"/>
                  <w:lang w:eastAsia="zh-CN" w:bidi="hi-IN"/>
                </w:rPr>
                <w:delText xml:space="preserve"> eller polygoner</w:delText>
              </w:r>
            </w:del>
            <w:r>
              <w:rPr>
                <w:rFonts w:eastAsia="NSimSun" w:cs="Arial"/>
                <w:kern w:val="2"/>
                <w:sz w:val="18"/>
                <w:szCs w:val="22"/>
                <w:lang w:eastAsia="zh-CN" w:bidi="hi-IN"/>
              </w:rPr>
              <w:t>.</w:t>
            </w:r>
          </w:p>
        </w:tc>
      </w:tr>
      <w:tr>
        <w:trPr>
          <w:del w:id="24" w:author="Ukendt forfatter" w:date="2021-12-05T19:38:18Z"/>
          <w:trHeight w:val="72" w:hRule="atLeast"/>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lang w:val="en-US"/>
              </w:rPr>
            </w:pPr>
            <w:del w:id="25" w:author="Ukendt forfatter" w:date="2021-12-05T19:38:18Z">
              <w:r>
                <w:rPr>
                  <w:rFonts w:eastAsia="NSimSun" w:cs="Arial"/>
                  <w:b w:val="false"/>
                  <w:bCs w:val="false"/>
                  <w:kern w:val="2"/>
                  <w:sz w:val="18"/>
                  <w:szCs w:val="22"/>
                  <w:lang w:val="en-US" w:eastAsia="zh-CN" w:bidi="hi-IN"/>
                </w:rPr>
                <w:delText>f_comp_start_date_t_company</w:delText>
              </w:r>
            </w:del>
          </w:p>
        </w:tc>
        <w:tc>
          <w:tcPr>
            <w:tcW w:w="122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del w:id="26" w:author="Ukendt forfatter" w:date="2021-12-05T19:38:18Z">
              <w:r>
                <w:rPr>
                  <w:rFonts w:eastAsia="NSimSun" w:cs="Arial"/>
                  <w:kern w:val="2"/>
                  <w:sz w:val="18"/>
                  <w:szCs w:val="22"/>
                  <w:lang w:eastAsia="zh-CN" w:bidi="hi-IN"/>
                </w:rPr>
                <w:delText>Dato</w:delText>
              </w:r>
            </w:del>
          </w:p>
        </w:tc>
        <w:tc>
          <w:tcPr>
            <w:tcW w:w="189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del w:id="27" w:author="Ukendt forfatter" w:date="2021-12-05T19:38:18Z">
              <w:r>
                <w:rPr>
                  <w:rFonts w:eastAsia="NSimSun" w:cs="Arial"/>
                  <w:kern w:val="2"/>
                  <w:sz w:val="18"/>
                  <w:szCs w:val="22"/>
                  <w:lang w:eastAsia="zh-CN" w:bidi="hi-IN"/>
                </w:rPr>
                <w:delText>gyld_dato</w:delText>
              </w:r>
            </w:del>
          </w:p>
        </w:tc>
        <w:tc>
          <w:tcPr>
            <w:tcW w:w="337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del w:id="28" w:author="Ukendt forfatter" w:date="2021-12-05T19:38:18Z">
              <w:r>
                <w:rPr>
                  <w:rFonts w:eastAsia="NSimSun" w:cs="Arial"/>
                  <w:kern w:val="2"/>
                  <w:sz w:val="18"/>
                  <w:szCs w:val="22"/>
                  <w:lang w:eastAsia="zh-CN" w:bidi="hi-IN"/>
                </w:rPr>
                <w:delText>Gyldighedsdato for virksomhed.</w:delText>
              </w:r>
            </w:del>
            <w:del w:id="29" w:author="Ukendt forfatter" w:date="2021-12-05T19:38:18Z">
              <w:r>
                <w:rPr>
                  <w:rFonts w:eastAsia="NSimSun" w:cs="Arial"/>
                  <w:kern w:val="2"/>
                  <w:sz w:val="18"/>
                  <w:szCs w:val="22"/>
                  <w:lang w:eastAsia="zh-CN" w:bidi="hi-IN"/>
                </w:rPr>
                <w:commentReference w:id="0"/>
              </w:r>
            </w:del>
            <w:ins w:id="30" w:author="Ukendt forfatter" w:date="2021-12-05T19:45:58Z">
              <w:r>
                <w:rPr>
                  <w:rFonts w:eastAsia="NSimSun" w:cs="Arial"/>
                  <w:kern w:val="2"/>
                  <w:sz w:val="18"/>
                  <w:szCs w:val="22"/>
                  <w:lang w:eastAsia="zh-CN" w:bidi="hi-IN"/>
                </w:rPr>
                <w:commentReference w:id="1"/>
              </w:r>
            </w:ins>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f_empcount_t_company</w:t>
            </w:r>
          </w:p>
        </w:tc>
        <w:tc>
          <w:tcPr>
            <w:tcW w:w="122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Heltal</w:t>
            </w:r>
          </w:p>
        </w:tc>
        <w:tc>
          <w:tcPr>
            <w:tcW w:w="189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aarsbes_ant</w:t>
            </w:r>
          </w:p>
        </w:tc>
        <w:tc>
          <w:tcPr>
            <w:tcW w:w="337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Antal helårs beskæftigede.</w:t>
            </w:r>
          </w:p>
        </w:tc>
      </w:tr>
      <w:tr>
        <w:trPr>
          <w:del w:id="31" w:author="Ukendt forfatter" w:date="2021-12-05T19:38:28Z"/>
          <w:trHeight w:val="72" w:hRule="atLeast"/>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lang w:val="en-US"/>
              </w:rPr>
            </w:pPr>
            <w:del w:id="32" w:author="Ukendt forfatter" w:date="2021-12-05T19:38:28Z">
              <w:r>
                <w:rPr>
                  <w:rFonts w:eastAsia="NSimSun" w:cs="Arial"/>
                  <w:b w:val="false"/>
                  <w:bCs w:val="false"/>
                  <w:kern w:val="2"/>
                  <w:sz w:val="18"/>
                  <w:szCs w:val="22"/>
                  <w:lang w:val="en-US" w:eastAsia="zh-CN" w:bidi="hi-IN"/>
                </w:rPr>
                <w:delText>f_mod_date_t_company</w:delText>
              </w:r>
            </w:del>
          </w:p>
        </w:tc>
        <w:tc>
          <w:tcPr>
            <w:tcW w:w="122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del w:id="33" w:author="Ukendt forfatter" w:date="2021-12-05T19:38:28Z">
              <w:r>
                <w:rPr>
                  <w:rFonts w:eastAsia="NSimSun" w:cs="Arial"/>
                  <w:kern w:val="2"/>
                  <w:sz w:val="18"/>
                  <w:szCs w:val="22"/>
                  <w:lang w:eastAsia="zh-CN" w:bidi="hi-IN"/>
                </w:rPr>
                <w:delText>Dato</w:delText>
              </w:r>
            </w:del>
          </w:p>
        </w:tc>
        <w:tc>
          <w:tcPr>
            <w:tcW w:w="189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del w:id="34" w:author="Ukendt forfatter" w:date="2021-12-05T19:38:28Z">
              <w:r>
                <w:rPr>
                  <w:rFonts w:eastAsia="NSimSun" w:cs="Arial"/>
                  <w:kern w:val="2"/>
                  <w:sz w:val="18"/>
                  <w:szCs w:val="22"/>
                  <w:lang w:eastAsia="zh-CN" w:bidi="hi-IN"/>
                </w:rPr>
                <w:delText>ret_dato</w:delText>
              </w:r>
            </w:del>
          </w:p>
        </w:tc>
        <w:tc>
          <w:tcPr>
            <w:tcW w:w="337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del w:id="35" w:author="Ukendt forfatter" w:date="2021-12-05T19:38:28Z">
              <w:r>
                <w:rPr>
                  <w:rFonts w:eastAsia="NSimSun" w:cs="Arial"/>
                  <w:kern w:val="2"/>
                  <w:sz w:val="18"/>
                  <w:szCs w:val="22"/>
                  <w:lang w:eastAsia="zh-CN" w:bidi="hi-IN"/>
                </w:rPr>
                <w:delText>Dato for sidste rettelse.</w:delText>
              </w:r>
            </w:del>
            <w:del w:id="36" w:author="Ukendt forfatter" w:date="2021-12-05T19:38:28Z">
              <w:r>
                <w:rPr>
                  <w:rFonts w:eastAsia="NSimSun" w:cs="Arial"/>
                  <w:kern w:val="2"/>
                  <w:sz w:val="18"/>
                  <w:szCs w:val="22"/>
                  <w:lang w:eastAsia="zh-CN" w:bidi="hi-IN"/>
                </w:rPr>
                <w:commentReference w:id="2"/>
              </w:r>
            </w:del>
          </w:p>
        </w:tc>
      </w:tr>
      <w:tr>
        <w:trPr>
          <w:del w:id="37" w:author="Ukendt forfatter" w:date="2021-12-05T19:38:37Z"/>
          <w:trHeight w:val="72" w:hRule="atLeast"/>
          <w:cnfStyle w:val="000000100000" w:firstRow="0" w:lastRow="0" w:firstColumn="0" w:lastColumn="0" w:oddVBand="0" w:evenVBand="0" w:oddHBand="1"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lang w:val="en-US"/>
              </w:rPr>
            </w:pPr>
            <w:del w:id="38" w:author="Ukendt forfatter" w:date="2021-12-05T19:38:37Z">
              <w:r>
                <w:rPr>
                  <w:rFonts w:eastAsia="NSimSun" w:cs="Arial"/>
                  <w:b w:val="false"/>
                  <w:bCs w:val="false"/>
                  <w:kern w:val="2"/>
                  <w:sz w:val="18"/>
                  <w:szCs w:val="22"/>
                  <w:lang w:val="en-US" w:eastAsia="zh-CN" w:bidi="hi-IN"/>
                </w:rPr>
                <w:delText>f_mod_type_t_company</w:delText>
              </w:r>
            </w:del>
          </w:p>
        </w:tc>
        <w:tc>
          <w:tcPr>
            <w:tcW w:w="122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del w:id="39" w:author="Ukendt forfatter" w:date="2021-12-05T19:38:37Z">
              <w:r>
                <w:rPr>
                  <w:rFonts w:eastAsia="NSimSun" w:cs="Arial"/>
                  <w:kern w:val="2"/>
                  <w:sz w:val="18"/>
                  <w:szCs w:val="22"/>
                  <w:lang w:eastAsia="zh-CN" w:bidi="hi-IN"/>
                </w:rPr>
                <w:delText>Tekst</w:delText>
              </w:r>
            </w:del>
          </w:p>
        </w:tc>
        <w:tc>
          <w:tcPr>
            <w:tcW w:w="189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del w:id="40" w:author="Ukendt forfatter" w:date="2021-12-05T19:38:37Z">
              <w:r>
                <w:rPr>
                  <w:rFonts w:eastAsia="NSimSun" w:cs="Arial"/>
                  <w:kern w:val="2"/>
                  <w:sz w:val="18"/>
                  <w:szCs w:val="22"/>
                  <w:lang w:eastAsia="zh-CN" w:bidi="hi-IN"/>
                </w:rPr>
                <w:delText>ret_type</w:delText>
              </w:r>
            </w:del>
          </w:p>
        </w:tc>
        <w:tc>
          <w:tcPr>
            <w:tcW w:w="337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del w:id="41" w:author="Ukendt forfatter" w:date="2021-12-05T19:38:37Z">
              <w:r>
                <w:rPr>
                  <w:rFonts w:eastAsia="NSimSun" w:cs="Arial"/>
                  <w:kern w:val="2"/>
                  <w:sz w:val="18"/>
                  <w:szCs w:val="22"/>
                  <w:lang w:eastAsia="zh-CN" w:bidi="hi-IN"/>
                </w:rPr>
                <w:delText>Rettelsestype: ”modificeret” eller ”ny”.</w:delText>
              </w:r>
            </w:del>
            <w:del w:id="42" w:author="Ukendt forfatter" w:date="2021-12-05T19:38:37Z">
              <w:r>
                <w:rPr>
                  <w:rFonts w:eastAsia="NSimSun" w:cs="Arial"/>
                  <w:kern w:val="2"/>
                  <w:sz w:val="18"/>
                  <w:szCs w:val="22"/>
                  <w:lang w:eastAsia="zh-CN" w:bidi="hi-IN"/>
                </w:rPr>
                <w:commentReference w:id="3"/>
              </w:r>
            </w:del>
          </w:p>
        </w:tc>
      </w:tr>
      <w:tr>
        <w:trPr>
          <w:trHeight w:val="72" w:hRule="atLeast"/>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lang w:val="en-US"/>
              </w:rPr>
            </w:pPr>
            <w:r>
              <w:rPr>
                <w:rFonts w:eastAsia="NSimSun" w:cs="Arial"/>
                <w:b w:val="false"/>
                <w:bCs w:val="false"/>
                <w:kern w:val="2"/>
                <w:sz w:val="18"/>
                <w:szCs w:val="22"/>
                <w:lang w:val="en-US" w:eastAsia="zh-CN" w:bidi="hi-IN"/>
              </w:rPr>
              <w:t>f_comp_id_t_company</w:t>
            </w:r>
          </w:p>
        </w:tc>
        <w:tc>
          <w:tcPr>
            <w:tcW w:w="122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Heltal</w:t>
            </w:r>
          </w:p>
        </w:tc>
        <w:tc>
          <w:tcPr>
            <w:tcW w:w="189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cvr_nr</w:t>
            </w:r>
          </w:p>
        </w:tc>
        <w:tc>
          <w:tcPr>
            <w:tcW w:w="337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Cvr-nummer for virksomhed.</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lang w:val="en-US"/>
              </w:rPr>
            </w:pPr>
            <w:r>
              <w:rPr>
                <w:rFonts w:eastAsia="NSimSun" w:cs="Arial"/>
                <w:b w:val="false"/>
                <w:bCs w:val="false"/>
                <w:kern w:val="2"/>
                <w:sz w:val="18"/>
                <w:szCs w:val="22"/>
                <w:lang w:val="en-US" w:eastAsia="zh-CN" w:bidi="hi-IN"/>
              </w:rPr>
              <w:t>f_prod_id_t_company</w:t>
            </w:r>
          </w:p>
        </w:tc>
        <w:tc>
          <w:tcPr>
            <w:tcW w:w="1226"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Heltal</w:t>
            </w:r>
          </w:p>
        </w:tc>
        <w:tc>
          <w:tcPr>
            <w:tcW w:w="1892"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p_nr</w:t>
            </w:r>
          </w:p>
        </w:tc>
        <w:tc>
          <w:tcPr>
            <w:tcW w:w="3377"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Produktionsenhed for virksomhed.</w:t>
            </w:r>
          </w:p>
        </w:tc>
      </w:tr>
    </w:tbl>
    <w:p>
      <w:pPr>
        <w:pStyle w:val="Normal"/>
        <w:rPr>
          <w:rFonts w:eastAsia="NSimSun" w:cs="Arial"/>
          <w:kern w:val="2"/>
          <w:sz w:val="8"/>
          <w:szCs w:val="6"/>
          <w:lang w:eastAsia="zh-CN" w:bidi="hi-IN"/>
        </w:rPr>
      </w:pPr>
      <w:r>
        <w:rPr>
          <w:rFonts w:eastAsia="NSimSun" w:cs="Arial"/>
          <w:kern w:val="2"/>
          <w:sz w:val="8"/>
          <w:szCs w:val="6"/>
          <w:lang w:eastAsia="zh-CN" w:bidi="hi-IN"/>
        </w:rPr>
      </w:r>
    </w:p>
    <w:p>
      <w:pPr>
        <w:pStyle w:val="Normal"/>
        <w:rPr/>
      </w:pPr>
      <w:r>
        <w:rPr/>
        <w:t>Tabellen benyttes i modellen for: Industri</w:t>
      </w:r>
    </w:p>
    <w:p>
      <w:pPr>
        <w:pStyle w:val="Overskrift2"/>
        <w:rPr/>
      </w:pPr>
      <w:bookmarkStart w:id="57" w:name="_Toc89019924"/>
      <w:bookmarkStart w:id="58" w:name="_Toc88821206"/>
      <w:r>
        <w:rPr/>
        <w:t>Mennesker og helbred</w:t>
      </w:r>
      <w:bookmarkEnd w:id="57"/>
      <w:bookmarkEnd w:id="58"/>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20"/>
        <w:gridCol w:w="1080"/>
        <w:gridCol w:w="2997"/>
        <w:gridCol w:w="2952"/>
      </w:tblGrid>
      <w:tr>
        <w:trPr>
          <w:cnfStyle w:val="100000000000" w:firstRow="1" w:lastRow="0" w:firstColumn="0" w:lastColumn="0" w:oddVBand="0" w:evenVBand="0" w:oddHBand="0" w:evenHBand="0" w:firstRowFirstColumn="0" w:firstRowLastColumn="0" w:lastRowFirstColumn="0" w:lastRowLastColumn="0"/>
        </w:trPr>
        <w:tc>
          <w:tcPr>
            <w:tcW w:w="2720" w:type="dxa"/>
            <w:cnfStyle w:val="001000000000" w:firstRow="0" w:lastRow="0" w:firstColumn="1" w:lastColumn="0" w:oddVBand="0"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Parameternavn</w:t>
            </w:r>
          </w:p>
        </w:tc>
        <w:tc>
          <w:tcPr>
            <w:tcW w:w="1080"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Felttype</w:t>
            </w:r>
          </w:p>
        </w:tc>
        <w:tc>
          <w:tcPr>
            <w:tcW w:w="2997"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Standard værdi</w:t>
            </w:r>
          </w:p>
        </w:tc>
        <w:tc>
          <w:tcPr>
            <w:tcW w:w="2952"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Forklaring</w:t>
            </w:r>
          </w:p>
        </w:tc>
      </w:tr>
      <w:tr>
        <w:trPr>
          <w:trHeight w:val="1000" w:hRule="atLeast"/>
          <w:cnfStyle w:val="000000100000" w:firstRow="0" w:lastRow="0" w:firstColumn="0" w:lastColumn="0" w:oddVBand="0" w:evenVBand="0" w:oddHBand="1" w:evenHBand="0" w:firstRowFirstColumn="0" w:firstRowLastColumn="0" w:lastRowFirstColumn="0" w:lastRowLastColumn="0"/>
        </w:trPr>
        <w:tc>
          <w:tcPr>
            <w:tcW w:w="2720"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t_human_health</w:t>
            </w:r>
          </w:p>
        </w:tc>
        <w:tc>
          <w:tcPr>
            <w:tcW w:w="1080"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w:t>
            </w:r>
          </w:p>
        </w:tc>
        <w:tc>
          <w:tcPr>
            <w:tcW w:w="299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fdc_data.mennesker</w:t>
            </w:r>
          </w:p>
        </w:tc>
        <w:tc>
          <w:tcPr>
            <w:tcW w:w="295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Tabel indeholder punktdata med oplysninger om personer og alder.</w:t>
            </w:r>
          </w:p>
        </w:tc>
      </w:tr>
      <w:tr>
        <w:trPr/>
        <w:tc>
          <w:tcPr>
            <w:tcW w:w="2720"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lang w:val="en-US"/>
              </w:rPr>
            </w:pPr>
            <w:r>
              <w:rPr>
                <w:rFonts w:eastAsia="NSimSun" w:cs="Arial"/>
                <w:b w:val="false"/>
                <w:bCs w:val="false"/>
                <w:kern w:val="2"/>
                <w:sz w:val="18"/>
                <w:szCs w:val="22"/>
                <w:lang w:val="en-US" w:eastAsia="zh-CN" w:bidi="hi-IN"/>
              </w:rPr>
              <w:t>f_pkey_t_human_health</w:t>
            </w:r>
          </w:p>
        </w:tc>
        <w:tc>
          <w:tcPr>
            <w:tcW w:w="1080"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Heltal</w:t>
            </w:r>
          </w:p>
        </w:tc>
        <w:tc>
          <w:tcPr>
            <w:tcW w:w="299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objectid</w:t>
            </w:r>
          </w:p>
        </w:tc>
        <w:tc>
          <w:tcPr>
            <w:tcW w:w="295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20"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lang w:val="en-US"/>
              </w:rPr>
            </w:pPr>
            <w:r>
              <w:rPr>
                <w:rFonts w:eastAsia="NSimSun" w:cs="Arial"/>
                <w:b w:val="false"/>
                <w:bCs w:val="false"/>
                <w:kern w:val="2"/>
                <w:sz w:val="18"/>
                <w:szCs w:val="22"/>
                <w:lang w:val="en-US" w:eastAsia="zh-CN" w:bidi="hi-IN"/>
              </w:rPr>
              <w:t>f_geom_t_human_health</w:t>
            </w:r>
          </w:p>
        </w:tc>
        <w:tc>
          <w:tcPr>
            <w:tcW w:w="1080"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Geometri</w:t>
            </w:r>
          </w:p>
        </w:tc>
        <w:tc>
          <w:tcPr>
            <w:tcW w:w="299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del w:id="43" w:author="Jesper Gaardboe Jensen" w:date="2021-12-01T20:47:00Z">
              <w:r>
                <w:rPr>
                  <w:rFonts w:eastAsia="NSimSun" w:cs="Arial"/>
                  <w:kern w:val="2"/>
                  <w:sz w:val="18"/>
                  <w:szCs w:val="22"/>
                  <w:lang w:eastAsia="zh-CN" w:bidi="hi-IN"/>
                </w:rPr>
                <w:delText>Geom</w:delText>
              </w:r>
            </w:del>
            <w:ins w:id="44" w:author="Jesper Gaardboe Jensen" w:date="2021-12-01T20:47:00Z">
              <w:r>
                <w:rPr>
                  <w:rFonts w:eastAsia="NSimSun" w:cs="Arial"/>
                  <w:kern w:val="2"/>
                  <w:sz w:val="18"/>
                  <w:szCs w:val="22"/>
                  <w:lang w:eastAsia="zh-CN" w:bidi="hi-IN"/>
                </w:rPr>
                <w:t>geom</w:t>
              </w:r>
            </w:ins>
          </w:p>
        </w:tc>
        <w:tc>
          <w:tcPr>
            <w:tcW w:w="295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Punkt geometri.</w:t>
            </w:r>
          </w:p>
        </w:tc>
      </w:tr>
      <w:tr>
        <w:trPr>
          <w:trHeight w:val="72" w:hRule="atLeast"/>
        </w:trPr>
        <w:tc>
          <w:tcPr>
            <w:tcW w:w="2720"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lang w:val="en-US"/>
              </w:rPr>
            </w:pPr>
            <w:r>
              <w:rPr>
                <w:rFonts w:eastAsia="NSimSun" w:cs="Arial"/>
                <w:b w:val="false"/>
                <w:bCs w:val="false"/>
                <w:kern w:val="2"/>
                <w:sz w:val="18"/>
                <w:szCs w:val="22"/>
                <w:lang w:val="en-US" w:eastAsia="zh-CN" w:bidi="hi-IN"/>
              </w:rPr>
              <w:t>f_age_t_human_health</w:t>
            </w:r>
          </w:p>
        </w:tc>
        <w:tc>
          <w:tcPr>
            <w:tcW w:w="1080"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Heltal</w:t>
            </w:r>
          </w:p>
        </w:tc>
        <w:tc>
          <w:tcPr>
            <w:tcW w:w="2997"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alder_rand</w:t>
            </w:r>
          </w:p>
        </w:tc>
        <w:tc>
          <w:tcPr>
            <w:tcW w:w="2952"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Alder for person.</w:t>
            </w:r>
          </w:p>
        </w:tc>
      </w:tr>
    </w:tbl>
    <w:p>
      <w:pPr>
        <w:pStyle w:val="Normal"/>
        <w:rPr>
          <w:rFonts w:eastAsia="NSimSun" w:cs="Arial"/>
          <w:kern w:val="2"/>
          <w:sz w:val="8"/>
          <w:szCs w:val="6"/>
          <w:lang w:eastAsia="zh-CN" w:bidi="hi-IN"/>
        </w:rPr>
      </w:pPr>
      <w:r>
        <w:rPr>
          <w:rFonts w:eastAsia="NSimSun" w:cs="Arial"/>
          <w:kern w:val="2"/>
          <w:sz w:val="8"/>
          <w:szCs w:val="6"/>
          <w:lang w:eastAsia="zh-CN" w:bidi="hi-IN"/>
        </w:rPr>
      </w:r>
    </w:p>
    <w:p>
      <w:pPr>
        <w:pStyle w:val="Normal"/>
        <w:rPr/>
      </w:pPr>
      <w:r>
        <w:rPr/>
        <w:t xml:space="preserve">Tabellen benyttes i modellen for: Mennesker og helbred. </w:t>
      </w:r>
    </w:p>
    <w:p>
      <w:pPr>
        <w:pStyle w:val="Overskrift2"/>
        <w:rPr>
          <w:sz w:val="28"/>
        </w:rPr>
      </w:pPr>
      <w:bookmarkStart w:id="59" w:name="_Toc89019925"/>
      <w:bookmarkStart w:id="60" w:name="_Toc88821207"/>
      <w:r>
        <w:rPr/>
        <w:t>Biodiversitet</w:t>
      </w:r>
      <w:bookmarkEnd w:id="59"/>
      <w:bookmarkEnd w:id="60"/>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20"/>
        <w:gridCol w:w="1191"/>
        <w:gridCol w:w="2886"/>
        <w:gridCol w:w="2952"/>
      </w:tblGrid>
      <w:tr>
        <w:trPr>
          <w:cnfStyle w:val="100000000000" w:firstRow="1" w:lastRow="0" w:firstColumn="0" w:lastColumn="0" w:oddVBand="0" w:evenVBand="0" w:oddHBand="0" w:evenHBand="0" w:firstRowFirstColumn="0" w:firstRowLastColumn="0" w:lastRowFirstColumn="0" w:lastRowLastColumn="0"/>
        </w:trPr>
        <w:tc>
          <w:tcPr>
            <w:tcW w:w="2720" w:type="dxa"/>
            <w:cnfStyle w:val="001000000000" w:firstRow="0" w:lastRow="0" w:firstColumn="1" w:lastColumn="0" w:oddVBand="0"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Parameternavn</w:t>
            </w:r>
          </w:p>
        </w:tc>
        <w:tc>
          <w:tcPr>
            <w:tcW w:w="1191"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Felttype</w:t>
            </w:r>
          </w:p>
        </w:tc>
        <w:tc>
          <w:tcPr>
            <w:tcW w:w="2886"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Standard værdi</w:t>
            </w:r>
          </w:p>
        </w:tc>
        <w:tc>
          <w:tcPr>
            <w:tcW w:w="2952"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Forklaring</w:t>
            </w:r>
          </w:p>
        </w:tc>
      </w:tr>
      <w:tr>
        <w:trPr>
          <w:trHeight w:val="1056" w:hRule="atLeast"/>
          <w:cnfStyle w:val="000000100000" w:firstRow="0" w:lastRow="0" w:firstColumn="0" w:lastColumn="0" w:oddVBand="0" w:evenVBand="0" w:oddHBand="1" w:evenHBand="0" w:firstRowFirstColumn="0" w:firstRowLastColumn="0" w:lastRowFirstColumn="0" w:lastRowLastColumn="0"/>
        </w:trPr>
        <w:tc>
          <w:tcPr>
            <w:tcW w:w="2720"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t_bioscore</w:t>
            </w:r>
          </w:p>
        </w:tc>
        <w:tc>
          <w:tcPr>
            <w:tcW w:w="119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w:t>
            </w:r>
          </w:p>
        </w:tc>
        <w:tc>
          <w:tcPr>
            <w:tcW w:w="288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fdc_data.biodiversitet</w:t>
            </w:r>
          </w:p>
        </w:tc>
        <w:tc>
          <w:tcPr>
            <w:tcW w:w="295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Tabel indeholder vektorpolygoner med bioscore data.</w:t>
            </w:r>
          </w:p>
        </w:tc>
      </w:tr>
      <w:tr>
        <w:trPr/>
        <w:tc>
          <w:tcPr>
            <w:tcW w:w="2720"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f_pkey_t_bioscore</w:t>
            </w:r>
          </w:p>
        </w:tc>
        <w:tc>
          <w:tcPr>
            <w:tcW w:w="119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Heltal</w:t>
            </w:r>
          </w:p>
        </w:tc>
        <w:tc>
          <w:tcPr>
            <w:tcW w:w="288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del w:id="45" w:author="Jesper Gaardboe Jensen" w:date="2021-12-01T20:47:00Z">
              <w:r>
                <w:rPr>
                  <w:rFonts w:eastAsia="NSimSun" w:cs="Arial"/>
                  <w:kern w:val="2"/>
                  <w:sz w:val="18"/>
                  <w:szCs w:val="22"/>
                  <w:lang w:eastAsia="zh-CN" w:bidi="hi-IN"/>
                </w:rPr>
                <w:delText>Objectid</w:delText>
              </w:r>
            </w:del>
            <w:ins w:id="46" w:author="Jesper Gaardboe Jensen" w:date="2021-12-01T20:47:00Z">
              <w:r>
                <w:rPr>
                  <w:rFonts w:eastAsia="NSimSun" w:cs="Arial"/>
                  <w:kern w:val="2"/>
                  <w:sz w:val="18"/>
                  <w:szCs w:val="22"/>
                  <w:lang w:eastAsia="zh-CN" w:bidi="hi-IN"/>
                </w:rPr>
                <w:t>objectid</w:t>
              </w:r>
            </w:ins>
          </w:p>
        </w:tc>
        <w:tc>
          <w:tcPr>
            <w:tcW w:w="295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20"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f_geom_t_bioscore</w:t>
            </w:r>
          </w:p>
        </w:tc>
        <w:tc>
          <w:tcPr>
            <w:tcW w:w="119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Geometri</w:t>
            </w:r>
          </w:p>
        </w:tc>
        <w:tc>
          <w:tcPr>
            <w:tcW w:w="288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del w:id="47" w:author="Jesper Gaardboe Jensen" w:date="2021-12-01T20:47:00Z">
              <w:r>
                <w:rPr>
                  <w:rFonts w:eastAsia="NSimSun" w:cs="Arial"/>
                  <w:kern w:val="2"/>
                  <w:sz w:val="18"/>
                  <w:szCs w:val="22"/>
                  <w:lang w:eastAsia="zh-CN" w:bidi="hi-IN"/>
                </w:rPr>
                <w:delText>Geom</w:delText>
              </w:r>
            </w:del>
            <w:ins w:id="48" w:author="Jesper Gaardboe Jensen" w:date="2021-12-01T20:47:00Z">
              <w:r>
                <w:rPr>
                  <w:rFonts w:eastAsia="NSimSun" w:cs="Arial"/>
                  <w:kern w:val="2"/>
                  <w:sz w:val="18"/>
                  <w:szCs w:val="22"/>
                  <w:lang w:eastAsia="zh-CN" w:bidi="hi-IN"/>
                </w:rPr>
                <w:t>geom</w:t>
              </w:r>
            </w:ins>
          </w:p>
        </w:tc>
        <w:tc>
          <w:tcPr>
            <w:tcW w:w="295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Polygoner for arealer.</w:t>
            </w:r>
            <w:del w:id="49" w:author="Jesper Gaardboe Jensen" w:date="2021-12-01T20:48:00Z">
              <w:r>
                <w:rPr>
                  <w:rFonts w:eastAsia="NSimSun" w:cs="Arial"/>
                  <w:kern w:val="2"/>
                  <w:sz w:val="18"/>
                  <w:szCs w:val="22"/>
                  <w:lang w:eastAsia="zh-CN" w:bidi="hi-IN"/>
                </w:rPr>
                <w:delText>)</w:delText>
              </w:r>
            </w:del>
          </w:p>
        </w:tc>
      </w:tr>
      <w:tr>
        <w:trPr>
          <w:trHeight w:val="72" w:hRule="atLeast"/>
        </w:trPr>
        <w:tc>
          <w:tcPr>
            <w:tcW w:w="2720"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f_bioscore_t_bioscore</w:t>
            </w:r>
          </w:p>
        </w:tc>
        <w:tc>
          <w:tcPr>
            <w:tcW w:w="1191"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Heltal</w:t>
            </w:r>
          </w:p>
        </w:tc>
        <w:tc>
          <w:tcPr>
            <w:tcW w:w="2886"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Bioscore</w:t>
            </w:r>
          </w:p>
        </w:tc>
        <w:tc>
          <w:tcPr>
            <w:tcW w:w="2952"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 xml:space="preserve">Bioscore nummer. </w:t>
            </w:r>
          </w:p>
        </w:tc>
      </w:tr>
    </w:tbl>
    <w:p>
      <w:pPr>
        <w:pStyle w:val="Normal"/>
        <w:rPr>
          <w:rFonts w:eastAsia="NSimSun" w:cs="Arial"/>
          <w:kern w:val="2"/>
          <w:sz w:val="8"/>
          <w:szCs w:val="6"/>
          <w:lang w:eastAsia="zh-CN" w:bidi="hi-IN"/>
        </w:rPr>
      </w:pPr>
      <w:r>
        <w:rPr>
          <w:rFonts w:eastAsia="NSimSun" w:cs="Arial"/>
          <w:kern w:val="2"/>
          <w:sz w:val="8"/>
          <w:szCs w:val="6"/>
          <w:lang w:eastAsia="zh-CN" w:bidi="hi-IN"/>
        </w:rPr>
      </w:r>
    </w:p>
    <w:p>
      <w:pPr>
        <w:pStyle w:val="Normal"/>
        <w:rPr/>
      </w:pPr>
      <w:r>
        <w:rPr/>
        <w:t>Tabellen benyttes i modellerne for: Biodiversitet-kort, Biodiversitet-opsummering.</w:t>
      </w:r>
    </w:p>
    <w:p>
      <w:pPr>
        <w:pStyle w:val="Overskrift2"/>
        <w:rPr>
          <w:rFonts w:ascii="Times New Roman" w:hAnsi="Times New Roman"/>
        </w:rPr>
      </w:pPr>
      <w:bookmarkStart w:id="61" w:name="_Toc89019926"/>
      <w:bookmarkStart w:id="62" w:name="_Toc88821208"/>
      <w:r>
        <w:rPr/>
        <w:t>Kritisk infrastruktur</w:t>
      </w:r>
      <w:bookmarkEnd w:id="61"/>
      <w:bookmarkEnd w:id="62"/>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664"/>
        <w:gridCol w:w="1136"/>
        <w:gridCol w:w="2997"/>
        <w:gridCol w:w="2952"/>
      </w:tblGrid>
      <w:tr>
        <w:trPr>
          <w:cnfStyle w:val="100000000000" w:firstRow="1" w:lastRow="0" w:firstColumn="0" w:lastColumn="0" w:oddVBand="0" w:evenVBand="0" w:oddHBand="0" w:evenHBand="0" w:firstRowFirstColumn="0" w:firstRowLastColumn="0" w:lastRowFirstColumn="0" w:lastRowLastColumn="0"/>
        </w:trPr>
        <w:tc>
          <w:tcPr>
            <w:tcW w:w="2664" w:type="dxa"/>
            <w:cnfStyle w:val="001000000000" w:firstRow="0" w:lastRow="0" w:firstColumn="1" w:lastColumn="0" w:oddVBand="0"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18"/>
              </w:rPr>
            </w:pPr>
            <w:r>
              <w:rPr>
                <w:rFonts w:eastAsia="NSimSun" w:cs="Arial"/>
                <w:b w:val="false"/>
                <w:bCs w:val="false"/>
                <w:kern w:val="2"/>
                <w:sz w:val="18"/>
                <w:szCs w:val="18"/>
                <w:lang w:eastAsia="zh-CN" w:bidi="hi-IN"/>
              </w:rPr>
              <w:t>Parameternavn</w:t>
            </w:r>
          </w:p>
        </w:tc>
        <w:tc>
          <w:tcPr>
            <w:tcW w:w="1136"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18"/>
              </w:rPr>
            </w:pPr>
            <w:r>
              <w:rPr>
                <w:rFonts w:eastAsia="NSimSun" w:cs="Arial"/>
                <w:b w:val="false"/>
                <w:bCs w:val="false"/>
                <w:kern w:val="2"/>
                <w:sz w:val="18"/>
                <w:szCs w:val="18"/>
                <w:lang w:eastAsia="zh-CN" w:bidi="hi-IN"/>
              </w:rPr>
              <w:t>Felttype</w:t>
            </w:r>
          </w:p>
        </w:tc>
        <w:tc>
          <w:tcPr>
            <w:tcW w:w="2997"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18"/>
              </w:rPr>
            </w:pPr>
            <w:r>
              <w:rPr>
                <w:rFonts w:eastAsia="NSimSun" w:cs="Arial"/>
                <w:b w:val="false"/>
                <w:bCs w:val="false"/>
                <w:kern w:val="2"/>
                <w:sz w:val="18"/>
                <w:szCs w:val="18"/>
                <w:lang w:eastAsia="zh-CN" w:bidi="hi-IN"/>
              </w:rPr>
              <w:t xml:space="preserve">Standard værdi                                                     </w:t>
            </w:r>
          </w:p>
        </w:tc>
        <w:tc>
          <w:tcPr>
            <w:tcW w:w="2952"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18"/>
              </w:rPr>
            </w:pPr>
            <w:r>
              <w:rPr>
                <w:rFonts w:eastAsia="NSimSun" w:cs="Arial"/>
                <w:b w:val="false"/>
                <w:bCs w:val="false"/>
                <w:kern w:val="2"/>
                <w:sz w:val="18"/>
                <w:szCs w:val="18"/>
                <w:lang w:eastAsia="zh-CN" w:bidi="hi-IN"/>
              </w:rPr>
              <w:t>Forklaring</w:t>
            </w:r>
          </w:p>
        </w:tc>
      </w:tr>
      <w:tr>
        <w:trPr>
          <w:trHeight w:val="1056" w:hRule="atLeast"/>
          <w:cnfStyle w:val="000000100000" w:firstRow="0" w:lastRow="0" w:firstColumn="0" w:lastColumn="0" w:oddVBand="0" w:evenVBand="0" w:oddHBand="1" w:evenHBand="0" w:firstRowFirstColumn="0" w:firstRowLastColumn="0" w:lastRowFirstColumn="0" w:lastRowLastColumn="0"/>
        </w:trPr>
        <w:tc>
          <w:tcPr>
            <w:tcW w:w="26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18"/>
              </w:rPr>
            </w:pPr>
            <w:r>
              <w:rPr>
                <w:rFonts w:eastAsia="NSimSun" w:cs="Arial"/>
                <w:b w:val="false"/>
                <w:bCs w:val="false"/>
                <w:kern w:val="2"/>
                <w:sz w:val="18"/>
                <w:szCs w:val="18"/>
                <w:lang w:eastAsia="zh-CN" w:bidi="hi-IN"/>
              </w:rPr>
              <w:t>t_infrastructure</w:t>
            </w:r>
          </w:p>
        </w:tc>
        <w:tc>
          <w:tcPr>
            <w:tcW w:w="113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18"/>
              </w:rPr>
            </w:pPr>
            <w:r>
              <w:rPr>
                <w:rFonts w:eastAsia="NSimSun" w:cs="Arial"/>
                <w:kern w:val="2"/>
                <w:sz w:val="18"/>
                <w:szCs w:val="18"/>
                <w:lang w:eastAsia="zh-CN" w:bidi="hi-IN"/>
              </w:rPr>
              <w:t>-</w:t>
            </w:r>
          </w:p>
        </w:tc>
        <w:tc>
          <w:tcPr>
            <w:tcW w:w="299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18"/>
              </w:rPr>
            </w:pPr>
            <w:r>
              <w:rPr>
                <w:rFonts w:eastAsia="NSimSun" w:cs="Arial"/>
                <w:kern w:val="2"/>
                <w:sz w:val="18"/>
                <w:szCs w:val="18"/>
                <w:lang w:eastAsia="zh-CN" w:bidi="hi-IN"/>
              </w:rPr>
              <w:t>fdc_data.kritisk_infrastruktur</w:t>
            </w:r>
          </w:p>
        </w:tc>
        <w:tc>
          <w:tcPr>
            <w:tcW w:w="295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ins w:id="51" w:author="Ukendt forfatter" w:date="2021-12-05T20:07:41Z"/>
                <w:sz w:val="18"/>
                <w:szCs w:val="18"/>
              </w:rPr>
            </w:pPr>
            <w:r>
              <w:rPr>
                <w:rFonts w:eastAsia="NSimSun" w:cs="Arial"/>
                <w:kern w:val="2"/>
                <w:sz w:val="18"/>
                <w:szCs w:val="18"/>
                <w:lang w:eastAsia="zh-CN" w:bidi="hi-IN"/>
              </w:rPr>
              <w:t>Tabel indeholder vektorpolygoner med kritisk infrastruktur</w:t>
            </w:r>
            <w:ins w:id="50" w:author="Ukendt forfatter" w:date="2021-12-05T20:07:41Z">
              <w:r>
                <w:rPr>
                  <w:rFonts w:eastAsia="NSimSun" w:cs="Arial"/>
                  <w:kern w:val="2"/>
                  <w:sz w:val="18"/>
                  <w:szCs w:val="18"/>
                  <w:lang w:eastAsia="zh-CN" w:bidi="hi-IN"/>
                </w:rPr>
                <w:t>.&lt;</w:t>
              </w:r>
            </w:ins>
          </w:p>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18"/>
              </w:rPr>
            </w:pPr>
            <w:ins w:id="52" w:author="Ukendt forfatter" w:date="2021-12-05T20:07:41Z">
              <w:r>
                <w:rPr>
                  <w:rFonts w:eastAsia="NSimSun" w:cs="Arial"/>
                  <w:kern w:val="2"/>
                  <w:sz w:val="18"/>
                  <w:szCs w:val="18"/>
                  <w:lang w:eastAsia="zh-CN" w:bidi="hi-IN"/>
                </w:rPr>
                <w:t>Data kan eks. være baseret på GeoDanmark bygninger eller tekniske anlæg. Tabellen må kun indeholde polygoner, så linje- eller punkt-objekter skal omdannes til polygoner før indlæsning i tabel - f.eks. ved at generere en buffer omkring objektet</w:t>
              </w:r>
            </w:ins>
            <w:ins w:id="53" w:author="Jesper Gaardboe Jensen" w:date="2021-12-01T20:49:00Z">
              <w:del w:id="54" w:author="Ukendt forfatter" w:date="2021-12-05T20:07:41Z">
                <w:r>
                  <w:rPr>
                    <w:rFonts w:eastAsia="NSimSun" w:cs="Arial"/>
                    <w:kern w:val="2"/>
                    <w:sz w:val="18"/>
                    <w:szCs w:val="18"/>
                    <w:lang w:eastAsia="zh-CN" w:bidi="hi-IN"/>
                  </w:rPr>
                  <w:delText>, fx jernbaner (som polygoner dannet vha. buffer), broer, boringer (</w:delText>
                </w:r>
              </w:del>
            </w:ins>
            <w:ins w:id="55" w:author="Jesper Gaardboe Jensen" w:date="2021-12-01T20:50:00Z">
              <w:del w:id="56" w:author="Ukendt forfatter" w:date="2021-12-05T20:07:41Z">
                <w:r>
                  <w:rPr>
                    <w:rFonts w:eastAsia="NSimSun" w:cs="Arial"/>
                    <w:kern w:val="2"/>
                    <w:sz w:val="18"/>
                    <w:szCs w:val="18"/>
                    <w:lang w:eastAsia="zh-CN" w:bidi="hi-IN"/>
                  </w:rPr>
                  <w:delText>evt cirkler dannet vha. 25 m. radius) eller tekniske anlæg og telemaster evt. bas</w:delText>
                </w:r>
              </w:del>
            </w:ins>
            <w:ins w:id="57" w:author="Jesper Gaardboe Jensen" w:date="2021-12-01T20:51:00Z">
              <w:del w:id="58" w:author="Ukendt forfatter" w:date="2021-12-05T20:07:41Z">
                <w:r>
                  <w:rPr>
                    <w:rFonts w:eastAsia="NSimSun" w:cs="Arial"/>
                    <w:kern w:val="2"/>
                    <w:sz w:val="18"/>
                    <w:szCs w:val="18"/>
                    <w:lang w:eastAsia="zh-CN" w:bidi="hi-IN"/>
                  </w:rPr>
                  <w:delText>eret på GeoDanmark bygninger</w:delText>
                </w:r>
              </w:del>
            </w:ins>
            <w:del w:id="59" w:author="Ukendt forfatter" w:date="2021-12-05T20:07:41Z">
              <w:r>
                <w:rPr>
                  <w:rFonts w:eastAsia="NSimSun" w:cs="Arial"/>
                  <w:kern w:val="2"/>
                  <w:sz w:val="18"/>
                  <w:szCs w:val="18"/>
                  <w:lang w:eastAsia="zh-CN" w:bidi="hi-IN"/>
                </w:rPr>
                <w:delText>.</w:delText>
              </w:r>
            </w:del>
          </w:p>
        </w:tc>
      </w:tr>
      <w:tr>
        <w:trPr/>
        <w:tc>
          <w:tcPr>
            <w:tcW w:w="26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18"/>
              </w:rPr>
            </w:pPr>
            <w:r>
              <w:rPr>
                <w:rFonts w:eastAsia="NSimSun" w:cs="Arial"/>
                <w:b w:val="false"/>
                <w:bCs w:val="false"/>
                <w:kern w:val="2"/>
                <w:sz w:val="18"/>
                <w:szCs w:val="18"/>
                <w:lang w:eastAsia="zh-CN" w:bidi="hi-IN"/>
              </w:rPr>
              <w:t>f_pkey_t_infrastructure</w:t>
            </w:r>
          </w:p>
        </w:tc>
        <w:tc>
          <w:tcPr>
            <w:tcW w:w="113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18"/>
              </w:rPr>
            </w:pPr>
            <w:r>
              <w:rPr>
                <w:rFonts w:eastAsia="NSimSun" w:cs="Arial"/>
                <w:kern w:val="2"/>
                <w:sz w:val="18"/>
                <w:szCs w:val="18"/>
                <w:lang w:eastAsia="zh-CN" w:bidi="hi-IN"/>
              </w:rPr>
              <w:t>Heltal</w:t>
            </w:r>
          </w:p>
        </w:tc>
        <w:tc>
          <w:tcPr>
            <w:tcW w:w="2997"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18"/>
              </w:rPr>
            </w:pPr>
            <w:r>
              <w:rPr>
                <w:rFonts w:eastAsia="NSimSun" w:cs="Arial"/>
                <w:kern w:val="2"/>
                <w:sz w:val="18"/>
                <w:szCs w:val="18"/>
                <w:lang w:eastAsia="zh-CN" w:bidi="hi-IN"/>
              </w:rPr>
              <w:t>objectid</w:t>
            </w:r>
          </w:p>
        </w:tc>
        <w:tc>
          <w:tcPr>
            <w:tcW w:w="295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18"/>
              </w:rPr>
            </w:pPr>
            <w:r>
              <w:rPr>
                <w:rFonts w:eastAsia="NSimSun" w:cs="Arial"/>
                <w:kern w:val="2"/>
                <w:sz w:val="18"/>
                <w:szCs w:val="18"/>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6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18"/>
              </w:rPr>
            </w:pPr>
            <w:r>
              <w:rPr>
                <w:rFonts w:eastAsia="NSimSun" w:cs="Arial"/>
                <w:b w:val="false"/>
                <w:bCs w:val="false"/>
                <w:kern w:val="2"/>
                <w:sz w:val="18"/>
                <w:szCs w:val="18"/>
                <w:lang w:eastAsia="zh-CN" w:bidi="hi-IN"/>
              </w:rPr>
              <w:t>f_geom_t_infrastructure</w:t>
            </w:r>
          </w:p>
        </w:tc>
        <w:tc>
          <w:tcPr>
            <w:tcW w:w="1136"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18"/>
              </w:rPr>
            </w:pPr>
            <w:r>
              <w:rPr>
                <w:rFonts w:eastAsia="NSimSun" w:cs="Arial"/>
                <w:kern w:val="2"/>
                <w:sz w:val="18"/>
                <w:szCs w:val="18"/>
                <w:lang w:eastAsia="zh-CN" w:bidi="hi-IN"/>
              </w:rPr>
              <w:t>Geometri</w:t>
            </w:r>
          </w:p>
        </w:tc>
        <w:tc>
          <w:tcPr>
            <w:tcW w:w="2997"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18"/>
              </w:rPr>
            </w:pPr>
            <w:r>
              <w:rPr>
                <w:rFonts w:eastAsia="NSimSun" w:cs="Arial"/>
                <w:kern w:val="2"/>
                <w:sz w:val="18"/>
                <w:szCs w:val="18"/>
                <w:lang w:eastAsia="zh-CN" w:bidi="hi-IN"/>
              </w:rPr>
              <w:t>geom</w:t>
            </w:r>
          </w:p>
        </w:tc>
        <w:tc>
          <w:tcPr>
            <w:tcW w:w="2952"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18"/>
              </w:rPr>
            </w:pPr>
            <w:r>
              <w:rPr>
                <w:rFonts w:eastAsia="NSimSun" w:cs="Arial"/>
                <w:kern w:val="2"/>
                <w:sz w:val="18"/>
                <w:szCs w:val="18"/>
                <w:lang w:eastAsia="zh-CN" w:bidi="hi-IN"/>
              </w:rPr>
              <w:t>Polygoner for infrastruktur.</w:t>
            </w:r>
          </w:p>
        </w:tc>
      </w:tr>
    </w:tbl>
    <w:p>
      <w:pPr>
        <w:pStyle w:val="Normal"/>
        <w:rPr>
          <w:rFonts w:eastAsia="NSimSun" w:cs="Arial"/>
          <w:kern w:val="2"/>
          <w:sz w:val="8"/>
          <w:szCs w:val="6"/>
          <w:lang w:eastAsia="zh-CN" w:bidi="hi-IN"/>
          <w:ins w:id="61" w:author="Jesper Gaardboe Jensen" w:date="2021-12-01T20:51:00Z"/>
        </w:rPr>
      </w:pPr>
      <w:ins w:id="60" w:author="Jesper Gaardboe Jensen" w:date="2021-12-01T20:51:00Z">
        <w:r>
          <w:rPr>
            <w:rFonts w:eastAsia="NSimSun" w:cs="Arial"/>
            <w:kern w:val="2"/>
            <w:sz w:val="8"/>
            <w:szCs w:val="6"/>
            <w:lang w:eastAsia="zh-CN" w:bidi="hi-IN"/>
          </w:rPr>
        </w:r>
      </w:ins>
    </w:p>
    <w:p>
      <w:pPr>
        <w:pStyle w:val="Normal"/>
        <w:rPr/>
      </w:pPr>
      <w:ins w:id="62" w:author="Ukendt forfatter" w:date="2021-12-05T19:58:14Z">
        <w:r>
          <w:rPr/>
          <w:t xml:space="preserve">Alle oprindelige kolonner fra tabellen medtages i modelresultatet, så </w:t>
        </w:r>
      </w:ins>
      <w:ins w:id="63" w:author="Jesper Gaardboe Jensen" w:date="2021-12-01T20:51:00Z">
        <w:del w:id="64" w:author="Ukendt forfatter" w:date="2021-12-05T19:58:55Z">
          <w:r>
            <w:rPr/>
            <w:delText>Denne</w:delText>
          </w:r>
        </w:del>
      </w:ins>
      <w:ins w:id="65" w:author="Jesper Gaardboe Jensen" w:date="2021-12-01T20:51:00Z">
        <w:r>
          <w:rPr/>
          <w:t xml:space="preserve"> tabel</w:t>
        </w:r>
      </w:ins>
      <w:ins w:id="66" w:author="Ukendt forfatter" w:date="2021-12-05T19:59:12Z">
        <w:r>
          <w:rPr/>
          <w:t>len</w:t>
        </w:r>
      </w:ins>
      <w:ins w:id="67" w:author="Jesper Gaardboe Jensen" w:date="2021-12-01T20:51:00Z">
        <w:r>
          <w:rPr/>
          <w:t xml:space="preserve"> kan evt. suppleres med felterne type </w:t>
        </w:r>
      </w:ins>
      <w:ins w:id="68" w:author="Jesper Gaardboe Jensen" w:date="2021-12-01T20:52:00Z">
        <w:r>
          <w:rPr/>
          <w:t>(Boring, Telemast, Jernbane, mv.) og prioritet (1, 2, 3, mv.), der kan anvendes til korttematiseringer efter</w:t>
        </w:r>
      </w:ins>
      <w:ins w:id="69" w:author="Jesper Gaardboe Jensen" w:date="2021-12-01T20:53:00Z">
        <w:r>
          <w:rPr/>
          <w:t xml:space="preserve"> beregningerne vha. labels</w:t>
        </w:r>
      </w:ins>
      <w:ins w:id="70" w:author="Jesper Gaardboe Jensen" w:date="2021-12-01T20:54:00Z">
        <w:r>
          <w:rPr/>
          <w:t xml:space="preserve"> og styles.</w:t>
        </w:r>
      </w:ins>
    </w:p>
    <w:p>
      <w:pPr>
        <w:pStyle w:val="Normal"/>
        <w:rPr/>
      </w:pPr>
      <w:r>
        <w:rPr/>
        <w:t>Tabellen benyttes i modellerne for: Bygningsskade, Mennesker og helbred, samt Industri.</w:t>
      </w:r>
    </w:p>
    <w:p>
      <w:pPr>
        <w:pStyle w:val="Overskrift2"/>
        <w:rPr/>
      </w:pPr>
      <w:bookmarkStart w:id="63" w:name="_Toc89019927"/>
      <w:bookmarkStart w:id="64" w:name="_Toc88821209"/>
      <w:r>
        <w:rPr/>
        <w:t>Offentlig service</w:t>
      </w:r>
      <w:bookmarkEnd w:id="63"/>
      <w:bookmarkEnd w:id="64"/>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18"/>
        <w:gridCol w:w="1191"/>
        <w:gridCol w:w="2834"/>
        <w:gridCol w:w="3006"/>
      </w:tblGrid>
      <w:tr>
        <w:trPr>
          <w:cnfStyle w:val="100000000000" w:firstRow="1" w:lastRow="0" w:firstColumn="0" w:lastColumn="0" w:oddVBand="0" w:evenVBand="0" w:oddHBand="0" w:evenHBand="0" w:firstRowFirstColumn="0" w:firstRowLastColumn="0" w:lastRowFirstColumn="0" w:lastRowLastColumn="0"/>
        </w:trPr>
        <w:tc>
          <w:tcPr>
            <w:tcW w:w="2718" w:type="dxa"/>
            <w:cnfStyle w:val="001000000000" w:firstRow="0" w:lastRow="0" w:firstColumn="1" w:lastColumn="0" w:oddVBand="0"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Parameternavn</w:t>
            </w:r>
          </w:p>
        </w:tc>
        <w:tc>
          <w:tcPr>
            <w:tcW w:w="1191"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Felttype</w:t>
            </w:r>
          </w:p>
        </w:tc>
        <w:tc>
          <w:tcPr>
            <w:tcW w:w="2834"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Standard værdi</w:t>
            </w:r>
          </w:p>
        </w:tc>
        <w:tc>
          <w:tcPr>
            <w:tcW w:w="3006"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718"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t_publicservice</w:t>
            </w:r>
          </w:p>
        </w:tc>
        <w:tc>
          <w:tcPr>
            <w:tcW w:w="119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w:t>
            </w:r>
          </w:p>
        </w:tc>
        <w:tc>
          <w:tcPr>
            <w:tcW w:w="2834"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fdc_data.offentlig_service</w:t>
            </w:r>
          </w:p>
        </w:tc>
        <w:tc>
          <w:tcPr>
            <w:tcW w:w="300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Tabel indeholder vektorpolygoner med bygninger o.a. til offentlig service.</w:t>
            </w:r>
            <w:ins w:id="71" w:author="Jesper Gaardboe Jensen" w:date="2021-12-01T20:55:00Z">
              <w:r>
                <w:rPr>
                  <w:rFonts w:eastAsia="NSimSun" w:cs="Arial"/>
                  <w:kern w:val="2"/>
                  <w:sz w:val="18"/>
                  <w:szCs w:val="22"/>
                  <w:lang w:eastAsia="zh-CN" w:bidi="hi-IN"/>
                </w:rPr>
                <w:t xml:space="preserve"> Kan evt. baseres på GeoDanmark bygninger.</w:t>
              </w:r>
            </w:ins>
            <w:r>
              <w:rPr>
                <w:rFonts w:eastAsia="NSimSun" w:cs="Arial"/>
                <w:kern w:val="2"/>
                <w:sz w:val="18"/>
                <w:szCs w:val="22"/>
                <w:lang w:eastAsia="zh-CN" w:bidi="hi-IN"/>
              </w:rPr>
              <w:t xml:space="preserve"> </w:t>
            </w:r>
          </w:p>
        </w:tc>
      </w:tr>
      <w:tr>
        <w:trPr/>
        <w:tc>
          <w:tcPr>
            <w:tcW w:w="2718"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f_pkey_t_publicservice</w:t>
            </w:r>
          </w:p>
        </w:tc>
        <w:tc>
          <w:tcPr>
            <w:tcW w:w="119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Heltal</w:t>
            </w:r>
          </w:p>
        </w:tc>
        <w:tc>
          <w:tcPr>
            <w:tcW w:w="2834"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del w:id="72" w:author="Jesper Gaardboe Jensen" w:date="2021-12-01T20:55:00Z">
              <w:r>
                <w:rPr>
                  <w:rFonts w:eastAsia="NSimSun" w:cs="Arial"/>
                  <w:kern w:val="2"/>
                  <w:sz w:val="18"/>
                  <w:szCs w:val="22"/>
                  <w:lang w:eastAsia="zh-CN" w:bidi="hi-IN"/>
                </w:rPr>
                <w:delText>Objectid</w:delText>
              </w:r>
            </w:del>
            <w:ins w:id="73" w:author="Jesper Gaardboe Jensen" w:date="2021-12-01T20:55:00Z">
              <w:r>
                <w:rPr>
                  <w:rFonts w:eastAsia="NSimSun" w:cs="Arial"/>
                  <w:kern w:val="2"/>
                  <w:sz w:val="18"/>
                  <w:szCs w:val="22"/>
                  <w:lang w:eastAsia="zh-CN" w:bidi="hi-IN"/>
                </w:rPr>
                <w:t>objectid</w:t>
              </w:r>
            </w:ins>
          </w:p>
        </w:tc>
        <w:tc>
          <w:tcPr>
            <w:tcW w:w="3006"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8"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f_geom_t_publicservice</w:t>
            </w:r>
          </w:p>
        </w:tc>
        <w:tc>
          <w:tcPr>
            <w:tcW w:w="1191"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Geometri</w:t>
            </w:r>
          </w:p>
        </w:tc>
        <w:tc>
          <w:tcPr>
            <w:tcW w:w="2834"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del w:id="74" w:author="Jesper Gaardboe Jensen" w:date="2021-12-01T20:55:00Z">
              <w:r>
                <w:rPr>
                  <w:rFonts w:eastAsia="NSimSun" w:cs="Arial"/>
                  <w:kern w:val="2"/>
                  <w:sz w:val="18"/>
                  <w:szCs w:val="22"/>
                  <w:lang w:eastAsia="zh-CN" w:bidi="hi-IN"/>
                </w:rPr>
                <w:delText>Geom</w:delText>
              </w:r>
            </w:del>
            <w:ins w:id="75" w:author="Jesper Gaardboe Jensen" w:date="2021-12-01T20:55:00Z">
              <w:r>
                <w:rPr>
                  <w:rFonts w:eastAsia="NSimSun" w:cs="Arial"/>
                  <w:kern w:val="2"/>
                  <w:sz w:val="18"/>
                  <w:szCs w:val="22"/>
                  <w:lang w:eastAsia="zh-CN" w:bidi="hi-IN"/>
                </w:rPr>
                <w:t>geom</w:t>
              </w:r>
            </w:ins>
          </w:p>
        </w:tc>
        <w:tc>
          <w:tcPr>
            <w:tcW w:w="3006"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Bygningspolygon.</w:t>
            </w:r>
          </w:p>
        </w:tc>
      </w:tr>
    </w:tbl>
    <w:p>
      <w:pPr>
        <w:pStyle w:val="Normal"/>
        <w:rPr>
          <w:sz w:val="8"/>
          <w:szCs w:val="6"/>
          <w:ins w:id="77" w:author="Jesper Gaardboe Jensen" w:date="2021-12-01T20:54:00Z"/>
        </w:rPr>
      </w:pPr>
      <w:ins w:id="76" w:author="Jesper Gaardboe Jensen" w:date="2021-12-01T20:54:00Z">
        <w:r>
          <w:rPr>
            <w:sz w:val="8"/>
            <w:szCs w:val="6"/>
          </w:rPr>
        </w:r>
      </w:ins>
    </w:p>
    <w:p>
      <w:pPr>
        <w:pStyle w:val="Normal"/>
        <w:rPr>
          <w:del w:id="86" w:author="Jesper Gaardboe Jensen" w:date="2021-12-01T20:54:00Z"/>
        </w:rPr>
      </w:pPr>
      <w:ins w:id="78" w:author="Jesper Gaardboe Jensen" w:date="2021-12-01T20:54:00Z">
        <w:del w:id="79" w:author="Ukendt forfatter" w:date="2021-12-05T19:59:57Z">
          <w:r>
            <w:rPr/>
            <w:delText>Denne tabel</w:delText>
          </w:r>
        </w:del>
      </w:ins>
      <w:ins w:id="80" w:author="Ukendt forfatter" w:date="2021-12-05T19:59:57Z">
        <w:r>
          <w:rPr/>
          <w:t xml:space="preserve">Alle oprindelige kolonner fra tabellen medtages i modelresultatet, så </w:t>
        </w:r>
      </w:ins>
      <w:ins w:id="81" w:author="Ukendt forfatter" w:date="2021-12-05T19:59:57Z">
        <w:r>
          <w:rPr/>
          <w:t xml:space="preserve"> tabel</w:t>
        </w:r>
      </w:ins>
      <w:ins w:id="82" w:author="Ukendt forfatter" w:date="2021-12-05T19:59:57Z">
        <w:r>
          <w:rPr/>
          <w:t>len</w:t>
        </w:r>
      </w:ins>
      <w:ins w:id="83" w:author="Jesper Gaardboe Jensen" w:date="2021-12-01T20:54:00Z">
        <w:r>
          <w:rPr/>
          <w:t xml:space="preserve"> kan evt. suppleres med felterne type (</w:t>
        </w:r>
      </w:ins>
      <w:ins w:id="84" w:author="Jesper Gaardboe Jensen" w:date="2021-12-01T20:55:00Z">
        <w:r>
          <w:rPr/>
          <w:t>Plejecenter, Skole, Børnehus</w:t>
        </w:r>
      </w:ins>
      <w:ins w:id="85" w:author="Jesper Gaardboe Jensen" w:date="2021-12-01T20:54:00Z">
        <w:r>
          <w:rPr/>
          <w:t>, mv.) og prioritet (1, 2, 3, mv.), der kan anvendes til korttematiseringer efter beregningerne vha. labels og styles.</w:t>
        </w:r>
      </w:ins>
    </w:p>
    <w:p>
      <w:pPr>
        <w:pStyle w:val="Normal"/>
        <w:rPr/>
      </w:pPr>
      <w:r>
        <w:rPr/>
        <w:t xml:space="preserve">Tabellen benyttes i modellen for: Offentligt Service. </w:t>
      </w:r>
    </w:p>
    <w:p>
      <w:pPr>
        <w:pStyle w:val="Overskrift2"/>
        <w:rPr/>
      </w:pPr>
      <w:bookmarkStart w:id="65" w:name="_Toc89019928"/>
      <w:bookmarkStart w:id="66" w:name="_Toc88821210"/>
      <w:r>
        <w:rPr/>
        <w:t>Rekreative områder</w:t>
      </w:r>
      <w:bookmarkEnd w:id="65"/>
      <w:bookmarkEnd w:id="66"/>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18"/>
        <w:gridCol w:w="1191"/>
        <w:gridCol w:w="2665"/>
        <w:gridCol w:w="3175"/>
      </w:tblGrid>
      <w:tr>
        <w:trPr>
          <w:cnfStyle w:val="100000000000" w:firstRow="1" w:lastRow="0" w:firstColumn="0" w:lastColumn="0" w:oddVBand="0" w:evenVBand="0" w:oddHBand="0" w:evenHBand="0" w:firstRowFirstColumn="0" w:firstRowLastColumn="0" w:lastRowFirstColumn="0" w:lastRowLastColumn="0"/>
        </w:trPr>
        <w:tc>
          <w:tcPr>
            <w:tcW w:w="2718" w:type="dxa"/>
            <w:cnfStyle w:val="001000000000" w:firstRow="0" w:lastRow="0" w:firstColumn="1" w:lastColumn="0" w:oddVBand="0"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Parameternavn</w:t>
            </w:r>
          </w:p>
        </w:tc>
        <w:tc>
          <w:tcPr>
            <w:tcW w:w="1191"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Felttype</w:t>
            </w:r>
          </w:p>
        </w:tc>
        <w:tc>
          <w:tcPr>
            <w:tcW w:w="2665"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Standard værdi</w:t>
            </w:r>
          </w:p>
        </w:tc>
        <w:tc>
          <w:tcPr>
            <w:tcW w:w="3175"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Forklaring</w:t>
            </w:r>
          </w:p>
        </w:tc>
      </w:tr>
      <w:tr>
        <w:trPr>
          <w:trHeight w:val="1024" w:hRule="atLeast"/>
          <w:cnfStyle w:val="000000100000" w:firstRow="0" w:lastRow="0" w:firstColumn="0" w:lastColumn="0" w:oddVBand="0" w:evenVBand="0" w:oddHBand="1" w:evenHBand="0" w:firstRowFirstColumn="0" w:firstRowLastColumn="0" w:lastRowFirstColumn="0" w:lastRowLastColumn="0"/>
        </w:trPr>
        <w:tc>
          <w:tcPr>
            <w:tcW w:w="2718"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t_recreative</w:t>
            </w:r>
          </w:p>
        </w:tc>
        <w:tc>
          <w:tcPr>
            <w:tcW w:w="119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w:t>
            </w:r>
          </w:p>
        </w:tc>
        <w:tc>
          <w:tcPr>
            <w:tcW w:w="266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fdc_data.rekreative_omr</w:t>
            </w:r>
          </w:p>
        </w:tc>
        <w:tc>
          <w:tcPr>
            <w:tcW w:w="317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Tabel indeholder vektorpolygoner med rekreative områder.</w:t>
            </w:r>
          </w:p>
        </w:tc>
      </w:tr>
      <w:tr>
        <w:trPr/>
        <w:tc>
          <w:tcPr>
            <w:tcW w:w="2718"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f_pkey_t_recreative</w:t>
            </w:r>
          </w:p>
        </w:tc>
        <w:tc>
          <w:tcPr>
            <w:tcW w:w="119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Heltal</w:t>
            </w:r>
          </w:p>
        </w:tc>
        <w:tc>
          <w:tcPr>
            <w:tcW w:w="266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objectid</w:t>
            </w:r>
          </w:p>
        </w:tc>
        <w:tc>
          <w:tcPr>
            <w:tcW w:w="317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8"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f_geom_t_recreative</w:t>
            </w:r>
          </w:p>
        </w:tc>
        <w:tc>
          <w:tcPr>
            <w:tcW w:w="1191"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Geometri</w:t>
            </w:r>
          </w:p>
        </w:tc>
        <w:tc>
          <w:tcPr>
            <w:tcW w:w="2665"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geom</w:t>
            </w:r>
          </w:p>
        </w:tc>
        <w:tc>
          <w:tcPr>
            <w:tcW w:w="3175"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Polygoner med rekreative områder.</w:t>
            </w:r>
          </w:p>
        </w:tc>
      </w:tr>
    </w:tbl>
    <w:p>
      <w:pPr>
        <w:pStyle w:val="Normal"/>
        <w:rPr>
          <w:sz w:val="8"/>
          <w:szCs w:val="6"/>
        </w:rPr>
      </w:pPr>
      <w:r>
        <w:rPr>
          <w:sz w:val="8"/>
          <w:szCs w:val="6"/>
        </w:rPr>
      </w:r>
    </w:p>
    <w:p>
      <w:pPr>
        <w:pStyle w:val="Normal"/>
        <w:rPr/>
      </w:pPr>
      <w:r>
        <w:rPr/>
        <w:t xml:space="preserve">Tabellen benyttes i modellen for: Rekreative områder. </w:t>
      </w:r>
    </w:p>
    <w:p>
      <w:pPr>
        <w:pStyle w:val="Normal"/>
        <w:rPr>
          <w:b/>
          <w:b/>
          <w:bCs/>
        </w:rPr>
      </w:pPr>
      <w:r>
        <w:rPr>
          <w:b/>
          <w:bCs/>
        </w:rPr>
        <w:t xml:space="preserve">Efterfølgende tabeller er administrationstabeller. Der skal under normale omstændigheder ikke ændres struktur for tabel og feltnavne i disse tabeller. </w:t>
      </w:r>
    </w:p>
    <w:p>
      <w:pPr>
        <w:pStyle w:val="Normal"/>
        <w:rPr/>
      </w:pPr>
      <w:r>
        <w:rPr/>
        <w:t>Indhold i selve tabellerne kan dog godt tilpasses.</w:t>
      </w:r>
    </w:p>
    <w:p>
      <w:pPr>
        <w:pStyle w:val="Overskrift2"/>
        <w:rPr/>
      </w:pPr>
      <w:bookmarkStart w:id="67" w:name="_Toc89019929"/>
      <w:bookmarkStart w:id="68" w:name="_Toc88821211"/>
      <w:r>
        <w:rPr/>
        <w:t>Turisme</w:t>
      </w:r>
      <w:bookmarkEnd w:id="67"/>
      <w:bookmarkEnd w:id="68"/>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18"/>
        <w:gridCol w:w="1191"/>
        <w:gridCol w:w="2665"/>
        <w:gridCol w:w="3175"/>
      </w:tblGrid>
      <w:tr>
        <w:trPr>
          <w:cnfStyle w:val="100000000000" w:firstRow="1" w:lastRow="0" w:firstColumn="0" w:lastColumn="0" w:oddVBand="0" w:evenVBand="0" w:oddHBand="0" w:evenHBand="0" w:firstRowFirstColumn="0" w:firstRowLastColumn="0" w:lastRowFirstColumn="0" w:lastRowLastColumn="0"/>
        </w:trPr>
        <w:tc>
          <w:tcPr>
            <w:tcW w:w="2718" w:type="dxa"/>
            <w:cnfStyle w:val="001000000000" w:firstRow="0" w:lastRow="0" w:firstColumn="1" w:lastColumn="0" w:oddVBand="0"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Parameternavn</w:t>
            </w:r>
          </w:p>
        </w:tc>
        <w:tc>
          <w:tcPr>
            <w:tcW w:w="1191"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Felttype</w:t>
            </w:r>
          </w:p>
        </w:tc>
        <w:tc>
          <w:tcPr>
            <w:tcW w:w="2665"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Standard værdi</w:t>
            </w:r>
          </w:p>
        </w:tc>
        <w:tc>
          <w:tcPr>
            <w:tcW w:w="3175"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718"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t_tourism</w:t>
            </w:r>
          </w:p>
        </w:tc>
        <w:tc>
          <w:tcPr>
            <w:tcW w:w="1191"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w:t>
            </w:r>
          </w:p>
        </w:tc>
        <w:tc>
          <w:tcPr>
            <w:tcW w:w="2665"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fdc_admin.turisme</w:t>
            </w:r>
          </w:p>
        </w:tc>
        <w:tc>
          <w:tcPr>
            <w:tcW w:w="3175"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Administrationstabel som indeholder sammenhænge mellem udvalgte BBR-anvendelseskoder og en række parametre til skadeberegning for turisme.</w:t>
            </w:r>
          </w:p>
        </w:tc>
      </w:tr>
    </w:tbl>
    <w:p>
      <w:pPr>
        <w:pStyle w:val="Normal"/>
        <w:rPr>
          <w:rFonts w:eastAsia="NSimSun" w:cs="Arial"/>
          <w:kern w:val="2"/>
          <w:sz w:val="8"/>
          <w:szCs w:val="6"/>
          <w:lang w:eastAsia="zh-CN" w:bidi="hi-IN"/>
        </w:rPr>
      </w:pPr>
      <w:r>
        <w:rPr>
          <w:rFonts w:eastAsia="NSimSun" w:cs="Arial"/>
          <w:kern w:val="2"/>
          <w:sz w:val="8"/>
          <w:szCs w:val="6"/>
          <w:lang w:eastAsia="zh-CN" w:bidi="hi-IN"/>
        </w:rPr>
      </w:r>
    </w:p>
    <w:p>
      <w:pPr>
        <w:pStyle w:val="Normal"/>
        <w:rPr/>
      </w:pPr>
      <w:r>
        <w:rPr/>
        <w:t>Tabellen benyttes i modellen for: Turisme.</w:t>
      </w:r>
    </w:p>
    <w:p>
      <w:pPr>
        <w:pStyle w:val="Overskrift2"/>
        <w:rPr>
          <w:rFonts w:ascii="Times New Roman" w:hAnsi="Times New Roman"/>
        </w:rPr>
      </w:pPr>
      <w:bookmarkStart w:id="69" w:name="_Toc89019930"/>
      <w:bookmarkStart w:id="70" w:name="_Toc88821212"/>
      <w:r>
        <w:rPr/>
        <w:t>Bygningsanvendelse</w:t>
      </w:r>
      <w:bookmarkEnd w:id="69"/>
      <w:bookmarkEnd w:id="70"/>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063"/>
        <w:gridCol w:w="959"/>
        <w:gridCol w:w="1705"/>
        <w:gridCol w:w="4022"/>
      </w:tblGrid>
      <w:tr>
        <w:trPr>
          <w:cnfStyle w:val="100000000000" w:firstRow="1" w:lastRow="0" w:firstColumn="0" w:lastColumn="0" w:oddVBand="0" w:evenVBand="0" w:oddHBand="0" w:evenHBand="0" w:firstRowFirstColumn="0" w:firstRowLastColumn="0" w:lastRowFirstColumn="0" w:lastRowLastColumn="0"/>
        </w:trPr>
        <w:tc>
          <w:tcPr>
            <w:tcW w:w="3063" w:type="dxa"/>
            <w:cnfStyle w:val="001000000000" w:firstRow="0" w:lastRow="0" w:firstColumn="1" w:lastColumn="0" w:oddVBand="0"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Parameternavn</w:t>
            </w:r>
          </w:p>
        </w:tc>
        <w:tc>
          <w:tcPr>
            <w:tcW w:w="959"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Felttype</w:t>
            </w:r>
          </w:p>
        </w:tc>
        <w:tc>
          <w:tcPr>
            <w:tcW w:w="1705"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Standard værdi</w:t>
            </w:r>
          </w:p>
        </w:tc>
        <w:tc>
          <w:tcPr>
            <w:tcW w:w="4022"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3063"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t_build_usage</w:t>
            </w:r>
          </w:p>
        </w:tc>
        <w:tc>
          <w:tcPr>
            <w:tcW w:w="959"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w:t>
            </w:r>
          </w:p>
        </w:tc>
        <w:tc>
          <w:tcPr>
            <w:tcW w:w="170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fdc_admin.bbr_anvendelse</w:t>
            </w:r>
          </w:p>
        </w:tc>
        <w:tc>
          <w:tcPr>
            <w:tcW w:w="402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Administrationstabel med oplysninger om BBR-anvendelseskoder.</w:t>
            </w:r>
          </w:p>
        </w:tc>
      </w:tr>
      <w:tr>
        <w:trPr/>
        <w:tc>
          <w:tcPr>
            <w:tcW w:w="3063"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lang w:val="en-US"/>
              </w:rPr>
            </w:pPr>
            <w:r>
              <w:rPr>
                <w:rFonts w:eastAsia="NSimSun" w:cs="Arial"/>
                <w:b w:val="false"/>
                <w:bCs w:val="false"/>
                <w:kern w:val="2"/>
                <w:sz w:val="18"/>
                <w:szCs w:val="22"/>
                <w:lang w:val="en-US" w:eastAsia="zh-CN" w:bidi="hi-IN"/>
              </w:rPr>
              <w:t>f_pkey_t_build_usage</w:t>
            </w:r>
          </w:p>
        </w:tc>
        <w:tc>
          <w:tcPr>
            <w:tcW w:w="959"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Heltal</w:t>
            </w:r>
          </w:p>
        </w:tc>
        <w:tc>
          <w:tcPr>
            <w:tcW w:w="170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bbr_anv_kode</w:t>
            </w:r>
          </w:p>
        </w:tc>
        <w:tc>
          <w:tcPr>
            <w:tcW w:w="402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BBR-anvendelseskode, nøglefelt.</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3063"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lang w:val="en-US"/>
              </w:rPr>
            </w:pPr>
            <w:r>
              <w:rPr>
                <w:rFonts w:eastAsia="NSimSun" w:cs="Arial"/>
                <w:b w:val="false"/>
                <w:bCs w:val="false"/>
                <w:kern w:val="2"/>
                <w:sz w:val="18"/>
                <w:szCs w:val="22"/>
                <w:lang w:val="en-US" w:eastAsia="zh-CN" w:bidi="hi-IN"/>
              </w:rPr>
              <w:t>f_usage_text_t_build_usage</w:t>
            </w:r>
          </w:p>
        </w:tc>
        <w:tc>
          <w:tcPr>
            <w:tcW w:w="959"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Tekst</w:t>
            </w:r>
          </w:p>
        </w:tc>
        <w:tc>
          <w:tcPr>
            <w:tcW w:w="170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bbr_anv_tekst</w:t>
            </w:r>
          </w:p>
        </w:tc>
        <w:tc>
          <w:tcPr>
            <w:tcW w:w="4022"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BBR-anvendelsestekstforklaring.</w:t>
            </w:r>
          </w:p>
        </w:tc>
      </w:tr>
      <w:tr>
        <w:trPr>
          <w:trHeight w:val="72" w:hRule="atLeast"/>
        </w:trPr>
        <w:tc>
          <w:tcPr>
            <w:tcW w:w="3063"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lang w:val="en-US"/>
              </w:rPr>
            </w:pPr>
            <w:r>
              <w:rPr>
                <w:rFonts w:eastAsia="NSimSun" w:cs="Arial"/>
                <w:b w:val="false"/>
                <w:bCs w:val="false"/>
                <w:kern w:val="2"/>
                <w:sz w:val="18"/>
                <w:szCs w:val="22"/>
                <w:lang w:val="en-US" w:eastAsia="zh-CN" w:bidi="hi-IN"/>
              </w:rPr>
              <w:t>f_category_t_build_usage</w:t>
            </w:r>
          </w:p>
        </w:tc>
        <w:tc>
          <w:tcPr>
            <w:tcW w:w="959"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Tekst</w:t>
            </w:r>
          </w:p>
        </w:tc>
        <w:tc>
          <w:tcPr>
            <w:tcW w:w="1705"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skade_kategori</w:t>
            </w:r>
          </w:p>
        </w:tc>
        <w:tc>
          <w:tcPr>
            <w:tcW w:w="4022"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Grupperingskode til forsimpling af BBR-anvendelseskode. Nøglefelt til Skadesfunktioner tabel.</w:t>
            </w:r>
          </w:p>
        </w:tc>
      </w:tr>
    </w:tbl>
    <w:p>
      <w:pPr>
        <w:pStyle w:val="Normal"/>
        <w:rPr>
          <w:rFonts w:eastAsia="NSimSun" w:cs="Arial"/>
          <w:kern w:val="2"/>
          <w:sz w:val="8"/>
          <w:szCs w:val="6"/>
          <w:lang w:eastAsia="zh-CN" w:bidi="hi-IN"/>
        </w:rPr>
      </w:pPr>
      <w:r>
        <w:rPr>
          <w:rFonts w:eastAsia="NSimSun" w:cs="Arial"/>
          <w:kern w:val="2"/>
          <w:sz w:val="8"/>
          <w:szCs w:val="6"/>
          <w:lang w:eastAsia="zh-CN" w:bidi="hi-IN"/>
        </w:rPr>
      </w:r>
    </w:p>
    <w:p>
      <w:pPr>
        <w:pStyle w:val="Normal"/>
        <w:rPr/>
      </w:pPr>
      <w:r>
        <w:rPr/>
        <w:t>Tabellen benyttes i modellerne for: Bygningsskade.</w:t>
      </w:r>
    </w:p>
    <w:p>
      <w:pPr>
        <w:pStyle w:val="Overskrift2"/>
        <w:rPr/>
      </w:pPr>
      <w:bookmarkStart w:id="71" w:name="_Toc89019931"/>
      <w:bookmarkStart w:id="72" w:name="_Toc88821213"/>
      <w:r>
        <w:rPr/>
        <w:t>Skadesfunktioner</w:t>
      </w:r>
      <w:bookmarkEnd w:id="71"/>
      <w:bookmarkEnd w:id="72"/>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20"/>
        <w:gridCol w:w="1191"/>
        <w:gridCol w:w="2603"/>
        <w:gridCol w:w="3235"/>
      </w:tblGrid>
      <w:tr>
        <w:trPr>
          <w:cnfStyle w:val="100000000000" w:firstRow="1" w:lastRow="0" w:firstColumn="0" w:lastColumn="0" w:oddVBand="0" w:evenVBand="0" w:oddHBand="0" w:evenHBand="0" w:firstRowFirstColumn="0" w:firstRowLastColumn="0" w:lastRowFirstColumn="0" w:lastRowLastColumn="0"/>
        </w:trPr>
        <w:tc>
          <w:tcPr>
            <w:tcW w:w="2720" w:type="dxa"/>
            <w:cnfStyle w:val="001000000000" w:firstRow="0" w:lastRow="0" w:firstColumn="1" w:lastColumn="0" w:oddVBand="0"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Parameternavn</w:t>
            </w:r>
          </w:p>
        </w:tc>
        <w:tc>
          <w:tcPr>
            <w:tcW w:w="1191"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Felttype</w:t>
            </w:r>
          </w:p>
        </w:tc>
        <w:tc>
          <w:tcPr>
            <w:tcW w:w="2603"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Standard værdi</w:t>
            </w:r>
          </w:p>
        </w:tc>
        <w:tc>
          <w:tcPr>
            <w:tcW w:w="3235"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720"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t_damage</w:t>
            </w:r>
          </w:p>
        </w:tc>
        <w:tc>
          <w:tcPr>
            <w:tcW w:w="119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w:t>
            </w:r>
          </w:p>
        </w:tc>
        <w:tc>
          <w:tcPr>
            <w:tcW w:w="2603"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fdc_admin. Skadefunktioner</w:t>
            </w:r>
          </w:p>
        </w:tc>
        <w:tc>
          <w:tcPr>
            <w:tcW w:w="323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Tabel indeholder vektorpolygoner for bygninger fra GeoDanmark beriget med BBR data.</w:t>
            </w:r>
          </w:p>
        </w:tc>
      </w:tr>
      <w:tr>
        <w:trPr/>
        <w:tc>
          <w:tcPr>
            <w:tcW w:w="2720"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f_pkey_t_damage</w:t>
            </w:r>
          </w:p>
        </w:tc>
        <w:tc>
          <w:tcPr>
            <w:tcW w:w="119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Heltal</w:t>
            </w:r>
          </w:p>
        </w:tc>
        <w:tc>
          <w:tcPr>
            <w:tcW w:w="2603"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skade_type, skade_kategori</w:t>
            </w:r>
          </w:p>
        </w:tc>
        <w:tc>
          <w:tcPr>
            <w:tcW w:w="323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20"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f_category_t_damage</w:t>
            </w:r>
          </w:p>
        </w:tc>
        <w:tc>
          <w:tcPr>
            <w:tcW w:w="119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Tekst</w:t>
            </w:r>
          </w:p>
        </w:tc>
        <w:tc>
          <w:tcPr>
            <w:tcW w:w="2603"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skade_kategori</w:t>
            </w:r>
          </w:p>
        </w:tc>
        <w:tc>
          <w:tcPr>
            <w:tcW w:w="323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Bygningskategori, gruppering af BBR-anvendelseskoder.</w:t>
            </w:r>
          </w:p>
        </w:tc>
      </w:tr>
      <w:tr>
        <w:trPr>
          <w:trHeight w:val="72" w:hRule="atLeast"/>
        </w:trPr>
        <w:tc>
          <w:tcPr>
            <w:tcW w:w="2720"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f_type_t_damage</w:t>
            </w:r>
          </w:p>
        </w:tc>
        <w:tc>
          <w:tcPr>
            <w:tcW w:w="1191"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Tekst</w:t>
            </w:r>
          </w:p>
        </w:tc>
        <w:tc>
          <w:tcPr>
            <w:tcW w:w="2603"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skade_type</w:t>
            </w:r>
          </w:p>
        </w:tc>
        <w:tc>
          <w:tcPr>
            <w:tcW w:w="3235"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 xml:space="preserve">Skadetype: Kan være </w:t>
            </w:r>
            <w:r>
              <w:rPr>
                <w:rFonts w:eastAsia="NSimSun" w:cs="Arial"/>
                <w:i/>
                <w:iCs/>
                <w:kern w:val="2"/>
                <w:sz w:val="18"/>
                <w:szCs w:val="22"/>
                <w:lang w:eastAsia="zh-CN" w:bidi="hi-IN"/>
              </w:rPr>
              <w:t>Skybrud</w:t>
            </w:r>
            <w:r>
              <w:rPr>
                <w:rFonts w:eastAsia="NSimSun" w:cs="Arial"/>
                <w:kern w:val="2"/>
                <w:sz w:val="18"/>
                <w:szCs w:val="22"/>
                <w:lang w:eastAsia="zh-CN" w:bidi="hi-IN"/>
              </w:rPr>
              <w:t xml:space="preserve">, </w:t>
            </w:r>
            <w:r>
              <w:rPr>
                <w:rFonts w:eastAsia="NSimSun" w:cs="Arial"/>
                <w:i/>
                <w:iCs/>
                <w:kern w:val="2"/>
                <w:sz w:val="18"/>
                <w:szCs w:val="22"/>
                <w:lang w:eastAsia="zh-CN" w:bidi="hi-IN"/>
              </w:rPr>
              <w:t>Stormflod</w:t>
            </w:r>
            <w:r>
              <w:rPr>
                <w:rFonts w:eastAsia="NSimSun" w:cs="Arial"/>
                <w:kern w:val="2"/>
                <w:sz w:val="18"/>
                <w:szCs w:val="22"/>
                <w:lang w:eastAsia="zh-CN" w:bidi="hi-IN"/>
              </w:rPr>
              <w:t xml:space="preserve"> eller </w:t>
            </w:r>
            <w:r>
              <w:rPr>
                <w:rFonts w:eastAsia="NSimSun" w:cs="Arial"/>
                <w:i/>
                <w:iCs/>
                <w:kern w:val="2"/>
                <w:sz w:val="18"/>
                <w:szCs w:val="22"/>
                <w:lang w:eastAsia="zh-CN" w:bidi="hi-IN"/>
              </w:rPr>
              <w:t>Vandløb.</w:t>
            </w:r>
          </w:p>
        </w:tc>
      </w:tr>
    </w:tbl>
    <w:p>
      <w:pPr>
        <w:pStyle w:val="Normal"/>
        <w:rPr>
          <w:sz w:val="8"/>
          <w:szCs w:val="6"/>
        </w:rPr>
      </w:pPr>
      <w:r>
        <w:rPr>
          <w:sz w:val="8"/>
          <w:szCs w:val="6"/>
        </w:rPr>
      </w:r>
    </w:p>
    <w:p>
      <w:pPr>
        <w:pStyle w:val="Normal"/>
        <w:rPr/>
      </w:pPr>
      <w:r>
        <w:rPr/>
        <w:t>Tabellen benyttes i modellerne for: Bygningsskade.</w:t>
      </w:r>
    </w:p>
    <w:p>
      <w:pPr>
        <w:pStyle w:val="Overskrift2"/>
        <w:rPr/>
      </w:pPr>
      <w:bookmarkStart w:id="73" w:name="_Toc89019932"/>
      <w:bookmarkStart w:id="74" w:name="_Toc88821214"/>
      <w:commentRangeStart w:id="4"/>
      <w:r>
        <w:rPr/>
        <w:t>Kvadratmeterpriser</w:t>
      </w:r>
      <w:bookmarkEnd w:id="73"/>
      <w:bookmarkEnd w:id="74"/>
      <w:commentRangeEnd w:id="4"/>
      <w:r>
        <w:commentReference w:id="4"/>
      </w:r>
      <w:r>
        <w:rPr/>
      </w:r>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18"/>
        <w:gridCol w:w="1191"/>
        <w:gridCol w:w="2665"/>
        <w:gridCol w:w="3175"/>
      </w:tblGrid>
      <w:tr>
        <w:trPr>
          <w:cnfStyle w:val="100000000000" w:firstRow="1" w:lastRow="0" w:firstColumn="0" w:lastColumn="0" w:oddVBand="0" w:evenVBand="0" w:oddHBand="0" w:evenHBand="0" w:firstRowFirstColumn="0" w:firstRowLastColumn="0" w:lastRowFirstColumn="0" w:lastRowLastColumn="0"/>
        </w:trPr>
        <w:tc>
          <w:tcPr>
            <w:tcW w:w="2718" w:type="dxa"/>
            <w:cnfStyle w:val="001000000000" w:firstRow="0" w:lastRow="0" w:firstColumn="1" w:lastColumn="0" w:oddVBand="0" w:evenVBand="0" w:oddHBand="0" w:evenHBand="0" w:firstRowFirstColumn="0" w:firstRowLastColumn="0" w:lastRowFirstColumn="0" w:lastRowLastColumn="0"/>
            <w:tcBorders>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Parameternavn</w:t>
            </w:r>
          </w:p>
        </w:tc>
        <w:tc>
          <w:tcPr>
            <w:tcW w:w="1191"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Felttype</w:t>
            </w:r>
          </w:p>
        </w:tc>
        <w:tc>
          <w:tcPr>
            <w:tcW w:w="2665"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Standard værdi</w:t>
            </w:r>
          </w:p>
        </w:tc>
        <w:tc>
          <w:tcPr>
            <w:tcW w:w="3175" w:type="dxa"/>
            <w:tcBorders>
              <w:left w:val="single" w:sz="4" w:space="0" w:color="7F7F7F"/>
              <w:right w:val="single" w:sz="4" w:space="0" w:color="7F7F7F"/>
            </w:tcBorders>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718"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t_sqmprice</w:t>
            </w:r>
          </w:p>
        </w:tc>
        <w:tc>
          <w:tcPr>
            <w:tcW w:w="119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w:t>
            </w:r>
          </w:p>
        </w:tc>
        <w:tc>
          <w:tcPr>
            <w:tcW w:w="266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fdc_admin.kvm_pris</w:t>
            </w:r>
          </w:p>
        </w:tc>
        <w:tc>
          <w:tcPr>
            <w:tcW w:w="317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Administrationstabel, som indeholder sammenhænge mellem kommunekode og gennemsnitlig kvm. Pris.</w:t>
            </w:r>
          </w:p>
        </w:tc>
      </w:tr>
      <w:tr>
        <w:trPr/>
        <w:tc>
          <w:tcPr>
            <w:tcW w:w="2718"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f_muncode_t_sqmprice</w:t>
            </w:r>
          </w:p>
        </w:tc>
        <w:tc>
          <w:tcPr>
            <w:tcW w:w="1191"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Heltal</w:t>
            </w:r>
          </w:p>
        </w:tc>
        <w:tc>
          <w:tcPr>
            <w:tcW w:w="266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kom_kode</w:t>
            </w:r>
          </w:p>
        </w:tc>
        <w:tc>
          <w:tcPr>
            <w:tcW w:w="3175" w:type="dxa"/>
            <w:tcBorders>
              <w:top w:val="nil"/>
              <w:left w:val="single" w:sz="4" w:space="0" w:color="7F7F7F"/>
              <w:bottom w:val="nil"/>
              <w:right w:val="single" w:sz="4" w:space="0" w:color="7F7F7F"/>
            </w:tcBorders>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Kommunekode; nøgle 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8"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suppressAutoHyphens w:val="true"/>
              <w:spacing w:lineRule="auto" w:line="240" w:before="0" w:after="0"/>
              <w:jc w:val="left"/>
              <w:rPr>
                <w:rFonts w:ascii="Century Gothic" w:hAnsi="Century Gothic" w:asciiTheme="minorHAnsi" w:hAnsiTheme="minorHAnsi"/>
                <w:b w:val="false"/>
                <w:b w:val="false"/>
                <w:bCs w:val="false"/>
                <w:sz w:val="18"/>
                <w:szCs w:val="22"/>
              </w:rPr>
            </w:pPr>
            <w:r>
              <w:rPr>
                <w:rFonts w:eastAsia="NSimSun" w:cs="Arial"/>
                <w:b w:val="false"/>
                <w:bCs w:val="false"/>
                <w:kern w:val="2"/>
                <w:sz w:val="18"/>
                <w:szCs w:val="22"/>
                <w:lang w:eastAsia="zh-CN" w:bidi="hi-IN"/>
              </w:rPr>
              <w:t>f_sqmprice_t_sqmprice</w:t>
            </w:r>
          </w:p>
        </w:tc>
        <w:tc>
          <w:tcPr>
            <w:tcW w:w="1191"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Reelt tal</w:t>
            </w:r>
          </w:p>
        </w:tc>
        <w:tc>
          <w:tcPr>
            <w:tcW w:w="2665"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kvm_pris</w:t>
            </w:r>
          </w:p>
        </w:tc>
        <w:tc>
          <w:tcPr>
            <w:tcW w:w="3175" w:type="dxa"/>
            <w:tcBorders>
              <w:top w:val="nil"/>
              <w:left w:val="single" w:sz="4" w:space="0" w:color="7F7F7F"/>
              <w:right w:val="single" w:sz="4" w:space="0" w:color="7F7F7F"/>
            </w:tcBorders>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entury Gothic" w:hAnsi="Century Gothic" w:asciiTheme="minorHAnsi" w:hAnsiTheme="minorHAnsi"/>
                <w:sz w:val="18"/>
                <w:szCs w:val="22"/>
              </w:rPr>
            </w:pPr>
            <w:r>
              <w:rPr>
                <w:rFonts w:eastAsia="NSimSun" w:cs="Arial"/>
                <w:kern w:val="2"/>
                <w:sz w:val="18"/>
                <w:szCs w:val="22"/>
                <w:lang w:eastAsia="zh-CN" w:bidi="hi-IN"/>
              </w:rPr>
              <w:t>Gennemsnitlig kvadratmeter pris.</w:t>
            </w:r>
          </w:p>
        </w:tc>
      </w:tr>
    </w:tbl>
    <w:p>
      <w:pPr>
        <w:pStyle w:val="Normal"/>
        <w:rPr>
          <w:sz w:val="8"/>
          <w:szCs w:val="6"/>
        </w:rPr>
      </w:pPr>
      <w:r>
        <w:rPr>
          <w:sz w:val="8"/>
          <w:szCs w:val="6"/>
        </w:rPr>
      </w:r>
    </w:p>
    <w:p>
      <w:pPr>
        <w:pStyle w:val="Normal"/>
        <w:rPr/>
      </w:pPr>
      <w:r>
        <w:rPr/>
        <w:t>Tabellen benyttes i modellerne for: Bygningsskade, Værditab for nabobygninger.</w:t>
      </w:r>
    </w:p>
    <w:p>
      <w:pPr>
        <w:pStyle w:val="Overskrift1"/>
        <w:numPr>
          <w:ilvl w:val="0"/>
          <w:numId w:val="17"/>
        </w:numPr>
        <w:ind w:left="0" w:hanging="0"/>
        <w:rPr/>
      </w:pPr>
      <w:r>
        <w:rPr/>
      </w:r>
      <w:r>
        <w:br w:type="page"/>
      </w:r>
    </w:p>
    <w:p>
      <w:pPr>
        <w:pStyle w:val="Overskrift1"/>
        <w:ind w:left="360" w:hanging="360"/>
        <w:rPr/>
      </w:pPr>
      <w:bookmarkStart w:id="75" w:name="_Toc89019933"/>
      <w:bookmarkStart w:id="76" w:name="_Toc88821215"/>
      <w:r>
        <w:rPr/>
        <w:t>Udvikling af nye modeller</w:t>
      </w:r>
      <w:bookmarkEnd w:id="75"/>
      <w:bookmarkEnd w:id="76"/>
      <w:r>
        <w:rPr/>
        <w:t xml:space="preserve"> </w:t>
      </w:r>
      <w:bookmarkStart w:id="77" w:name="_Toc88630275"/>
      <w:bookmarkEnd w:id="77"/>
    </w:p>
    <w:p>
      <w:pPr>
        <w:pStyle w:val="Overskrift3"/>
        <w:rPr/>
      </w:pPr>
      <w:r>
        <w:rPr/>
      </w:r>
    </w:p>
    <w:p>
      <w:pPr>
        <w:pStyle w:val="Normal"/>
        <w:rPr/>
      </w:pPr>
      <w:r>
        <w:rPr/>
        <w:t>…</w:t>
      </w:r>
      <w:r>
        <w:rPr/>
        <w:t>. Under udarbejdelse til version 2 ….</w:t>
        <w:br/>
      </w:r>
    </w:p>
    <w:p>
      <w:pPr>
        <w:pStyle w:val="Normal"/>
        <w:rPr>
          <w:b/>
          <w:b/>
          <w:bCs/>
        </w:rPr>
      </w:pPr>
      <w:bookmarkStart w:id="78" w:name="_Toc88821216"/>
      <w:r>
        <w:rPr>
          <w:b/>
          <w:bCs/>
        </w:rPr>
        <w:t>Parametre til faneblad ”Modeller”</w:t>
      </w:r>
      <w:bookmarkStart w:id="79" w:name="_Toc8863025912"/>
      <w:bookmarkEnd w:id="78"/>
      <w:bookmarkEnd w:id="79"/>
    </w:p>
    <w:p>
      <w:pPr>
        <w:pStyle w:val="Normal"/>
        <w:rPr/>
      </w:pPr>
      <w:r>
        <w:rPr/>
      </w:r>
      <w:bookmarkStart w:id="80" w:name="brug-af-type-feltet6"/>
      <w:bookmarkStart w:id="81" w:name="brug-af-type-feltet6"/>
      <w:bookmarkEnd w:id="81"/>
    </w:p>
    <w:p>
      <w:pPr>
        <w:pStyle w:val="Normal"/>
        <w:rPr/>
      </w:pPr>
      <w:r>
        <w:rPr/>
      </w:r>
    </w:p>
    <w:p>
      <w:pPr>
        <w:pStyle w:val="Normal"/>
        <w:rPr>
          <w:b/>
          <w:b/>
          <w:bCs/>
        </w:rPr>
      </w:pPr>
      <w:bookmarkStart w:id="82" w:name="_Toc88821217"/>
      <w:r>
        <w:rPr>
          <w:b/>
          <w:bCs/>
        </w:rPr>
        <w:t>Parametre til faneblad ”Queries”</w:t>
      </w:r>
      <w:bookmarkStart w:id="83" w:name="_Toc8863025913"/>
      <w:bookmarkEnd w:id="82"/>
      <w:bookmarkEnd w:id="83"/>
    </w:p>
    <w:p>
      <w:pPr>
        <w:pStyle w:val="Normal"/>
        <w:rPr/>
      </w:pPr>
      <w:r>
        <w:rPr/>
      </w:r>
      <w:bookmarkStart w:id="84" w:name="brug-af-type-feltet7"/>
      <w:bookmarkStart w:id="85" w:name="brug-af-type-feltet7"/>
      <w:bookmarkEnd w:id="85"/>
    </w:p>
    <w:p>
      <w:pPr>
        <w:pStyle w:val="Normal"/>
        <w:rPr/>
      </w:pPr>
      <w:r>
        <w:rPr/>
      </w:r>
    </w:p>
    <w:p>
      <w:pPr>
        <w:pStyle w:val="Normal"/>
        <w:rPr>
          <w:b/>
          <w:b/>
          <w:bCs/>
        </w:rPr>
      </w:pPr>
      <w:bookmarkStart w:id="86" w:name="_Toc88821218"/>
      <w:r>
        <w:rPr>
          <w:b/>
          <w:bCs/>
        </w:rPr>
        <w:t>Parametre til faneblad ”Data”</w:t>
      </w:r>
      <w:bookmarkStart w:id="87" w:name="_Toc8863025914"/>
      <w:bookmarkEnd w:id="86"/>
      <w:bookmarkEnd w:id="87"/>
    </w:p>
    <w:p>
      <w:pPr>
        <w:pStyle w:val="Normal"/>
        <w:rPr/>
      </w:pPr>
      <w:r>
        <w:rPr/>
      </w:r>
    </w:p>
    <w:p>
      <w:pPr>
        <w:pStyle w:val="Normal"/>
        <w:rPr/>
      </w:pPr>
      <w:r>
        <w:rPr/>
      </w:r>
    </w:p>
    <w:p>
      <w:pPr>
        <w:pStyle w:val="Overskrift1"/>
        <w:ind w:left="360" w:hanging="360"/>
        <w:rPr/>
      </w:pPr>
      <w:bookmarkStart w:id="88" w:name="_Toc89019934"/>
      <w:bookmarkStart w:id="89" w:name="_Toc88821219"/>
      <w:r>
        <w:rPr/>
        <w:t>Skift til ny database teknologi</w:t>
      </w:r>
      <w:bookmarkStart w:id="90" w:name="_Toc886302751"/>
      <w:bookmarkEnd w:id="88"/>
      <w:bookmarkEnd w:id="89"/>
      <w:bookmarkEnd w:id="90"/>
    </w:p>
    <w:p>
      <w:pPr>
        <w:pStyle w:val="Overskrift3"/>
        <w:rPr>
          <w:color w:val="FF0000"/>
        </w:rPr>
      </w:pPr>
      <w:r>
        <w:rPr>
          <w:color w:val="FF0000"/>
        </w:rPr>
      </w:r>
    </w:p>
    <w:p>
      <w:pPr>
        <w:pStyle w:val="Normal"/>
        <w:tabs>
          <w:tab w:val="clear" w:pos="720"/>
          <w:tab w:val="left" w:pos="1440" w:leader="none"/>
          <w:tab w:val="right" w:pos="9690" w:leader="dot"/>
        </w:tabs>
        <w:rPr>
          <w:sz w:val="22"/>
          <w:szCs w:val="22"/>
          <w:lang w:eastAsia="da-DK"/>
        </w:rPr>
      </w:pPr>
      <w:r>
        <w:rPr>
          <w:sz w:val="22"/>
          <w:szCs w:val="22"/>
          <w:lang w:eastAsia="da-DK"/>
        </w:rPr>
        <w:t>…</w:t>
      </w:r>
      <w:r>
        <w:rPr>
          <w:sz w:val="22"/>
          <w:szCs w:val="22"/>
          <w:lang w:eastAsia="da-DK"/>
        </w:rPr>
        <w:t>.Under udarbejdelse til version 2 …..</w:t>
      </w:r>
      <w:r>
        <w:br w:type="page"/>
      </w:r>
    </w:p>
    <w:p>
      <w:pPr>
        <w:pStyle w:val="Overskrift1"/>
        <w:numPr>
          <w:ilvl w:val="0"/>
          <w:numId w:val="0"/>
        </w:numPr>
        <w:ind w:left="0" w:hanging="0"/>
        <w:rPr>
          <w:lang w:eastAsia="zh-CN"/>
        </w:rPr>
      </w:pPr>
      <w:bookmarkStart w:id="91" w:name="_Toc89019935"/>
      <w:bookmarkStart w:id="92" w:name="_Toc88821220"/>
      <w:bookmarkStart w:id="93" w:name="_Toc88630277"/>
      <w:r>
        <w:rPr/>
        <w:t>Appendix 1 – Alle parametre pr. 24/11 – 2021</w:t>
      </w:r>
      <w:bookmarkEnd w:id="91"/>
      <w:bookmarkEnd w:id="92"/>
      <w:bookmarkEnd w:id="93"/>
    </w:p>
    <w:p>
      <w:pPr>
        <w:pStyle w:val="Normal"/>
        <w:rPr/>
      </w:pPr>
      <w:r>
        <w:rPr/>
      </w:r>
    </w:p>
    <w:p>
      <w:pPr>
        <w:pStyle w:val="Normal"/>
        <w:rPr/>
      </w:pPr>
      <w:r>
        <w:rPr/>
        <w:t>Nedenstående er en liste over samtlige parametre i systemet pr. dags dato.</w:t>
      </w:r>
    </w:p>
    <w:p>
      <w:pPr>
        <w:pStyle w:val="Normal"/>
        <w:rPr/>
      </w:pPr>
      <w:r>
        <w:rPr/>
      </w:r>
    </w:p>
    <w:p>
      <w:pPr>
        <w:pStyle w:val="Normal"/>
        <w:rPr/>
      </w:pPr>
      <w:r>
        <w:rPr/>
        <w:t xml:space="preserve">Det er kun kolonnerne ”parent”, ”name”, ”type”, ”explanation”, samt ”value” som er vist. </w:t>
      </w:r>
    </w:p>
    <w:p>
      <w:pPr>
        <w:pStyle w:val="Normal"/>
        <w:rPr/>
      </w:pPr>
      <w:r>
        <w:rPr/>
        <w:t xml:space="preserve">Er ”value” længere end 30 karakterer, er denne forkortet. Forkortelser er indikeret med ”….” i slutningen af tekstindholdet. </w:t>
      </w:r>
    </w:p>
    <w:p>
      <w:pPr>
        <w:pStyle w:val="Normal"/>
        <w:rPr/>
      </w:pPr>
      <w:r>
        <w:rPr/>
      </w:r>
    </w:p>
    <w:p>
      <w:pPr>
        <w:pStyle w:val="Normal"/>
        <w:rPr/>
      </w:pPr>
      <w:r>
        <w:rPr/>
        <w:t xml:space="preserve">… </w:t>
      </w:r>
      <w:r>
        <w:rPr/>
        <w:t>Under udarbejdelse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300" w:before="0" w:after="160"/>
        <w:jc w:val="left"/>
        <w:rPr/>
      </w:pPr>
      <w:r>
        <w:rPr/>
      </w:r>
    </w:p>
    <w:sectPr>
      <w:headerReference w:type="default" r:id="rId14"/>
      <w:headerReference w:type="first" r:id="rId15"/>
      <w:footerReference w:type="default" r:id="rId16"/>
      <w:footerReference w:type="first" r:id="rId17"/>
      <w:type w:val="nextPage"/>
      <w:pgSz w:w="12240" w:h="15840"/>
      <w:pgMar w:left="1440" w:right="1440" w:gutter="0" w:header="720" w:top="1440" w:footer="720" w:bottom="1440"/>
      <w:pgNumType w:fmt="decimal"/>
      <w:formProt w:val="false"/>
      <w:titlePg/>
      <w:textDirection w:val="lrTb"/>
      <w:docGrid w:type="default" w:linePitch="231"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esper Gaardboe Jensen" w:date="2021-12-01T20:44:00Z" w:initials="JGJ">
    <w:p>
      <w:r>
        <w:rPr>
          <w:rFonts w:ascii="Liberation Serif" w:hAnsi="Liberation Serif" w:eastAsia="Segoe UI" w:cs="Tahoma"/>
          <w:sz w:val="24"/>
          <w:szCs w:val="24"/>
          <w:lang w:val="en-US" w:eastAsia="en-US" w:bidi="en-US"/>
        </w:rPr>
        <w:t>Dette felt er vel ikke et krav?</w:t>
      </w:r>
    </w:p>
  </w:comment>
  <w:comment w:id="1" w:author="Ukendt forfatter" w:date="2021-12-05T19:45:58Z" w:initials="">
    <w:p>
      <w:r>
        <w:rPr>
          <w:rFonts w:ascii="Century Gothic" w:hAnsi="Century Gothic" w:eastAsia="メイリオ" w:cs="Arial" w:asciiTheme="minorHAnsi" w:cstheme="minorBidi" w:eastAsiaTheme="minorEastAsia"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17"/>
          <w:u w:val="none"/>
          <w:vertAlign w:val="baseline"/>
          <w:em w:val="none"/>
          <w:lang w:val="da-DK" w:eastAsia="ja-JP" w:bidi="ar-SA"/>
        </w:rPr>
        <w:t xml:space="preserve">Alle tre parameter værdier er slettet fra installationsscript og fra model query, så nye installationer ikke ser disse parametre. De er unødvendige </w:t>
      </w:r>
    </w:p>
  </w:comment>
  <w:comment w:id="2" w:author="Jesper Gaardboe Jensen" w:date="2021-12-01T20:44:00Z" w:initials="JGJ">
    <w:p>
      <w:r>
        <w:rPr>
          <w:rFonts w:ascii="Liberation Serif" w:hAnsi="Liberation Serif" w:eastAsia="Segoe UI" w:cs="Tahoma"/>
          <w:sz w:val="24"/>
          <w:szCs w:val="24"/>
          <w:lang w:val="en-US" w:eastAsia="en-US" w:bidi="en-US"/>
        </w:rPr>
        <w:t>Dette felt er vel ikke et krav?</w:t>
      </w:r>
    </w:p>
  </w:comment>
  <w:comment w:id="3" w:author="Jesper Gaardboe Jensen" w:date="2021-12-01T20:44:00Z" w:initials="JGJ">
    <w:p>
      <w:r>
        <w:rPr>
          <w:rFonts w:ascii="Liberation Serif" w:hAnsi="Liberation Serif" w:eastAsia="Segoe UI" w:cs="Tahoma"/>
          <w:sz w:val="24"/>
          <w:szCs w:val="24"/>
          <w:lang w:val="en-US" w:eastAsia="en-US" w:bidi="en-US"/>
        </w:rPr>
        <w:t>Dette felt er vel ikke et krav?</w:t>
      </w:r>
    </w:p>
  </w:comment>
  <w:comment w:id="4" w:author="Jesper Gaardboe Jensen" w:date="2021-12-01T20:58:00Z" w:initials="JGJ">
    <w:p>
      <w:r>
        <w:rPr>
          <w:rFonts w:ascii="Liberation Serif" w:hAnsi="Liberation Serif" w:eastAsia="Segoe UI" w:cs="Tahoma"/>
          <w:sz w:val="24"/>
          <w:szCs w:val="24"/>
          <w:lang w:val="en-US" w:eastAsia="en-US" w:bidi="en-US"/>
        </w:rPr>
        <w:t>Vi skal have beskrevet, hvor kvadratmeterpriser pr. kommune kan findes. Jeg mener, at Per har lavet en vejledning om dette tidligere.</w:t>
      </w:r>
    </w:p>
    <w:p>
      <w:r>
        <w:rPr>
          <w:rFonts w:ascii="Liberation Serif" w:hAnsi="Liberation Serif" w:eastAsia="Segoe UI" w:cs="Tahoma"/>
          <w:sz w:val="24"/>
          <w:szCs w:val="24"/>
          <w:lang w:val="en-US" w:eastAsia="en-US" w:bidi="en-US"/>
        </w:rPr>
      </w:r>
    </w:p>
    <w:p>
      <w:r>
        <w:rPr>
          <w:rFonts w:ascii="Liberation Serif" w:hAnsi="Liberation Serif" w:eastAsia="Segoe UI" w:cs="Tahoma"/>
          <w:sz w:val="24"/>
          <w:szCs w:val="24"/>
          <w:lang w:val="en-US" w:eastAsia="en-US" w:bidi="en-US"/>
        </w:rPr>
        <w:t>Per, har vi dokumenteret, hvor bioscore datasættet er fra?</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entury Gothic">
    <w:charset w:val="00"/>
    <w:family w:val="roman"/>
    <w:pitch w:val="variable"/>
  </w:font>
  <w:font w:name="Segoe UI">
    <w:charset w:val="00"/>
    <w:family w:val="roman"/>
    <w:pitch w:val="variable"/>
  </w:font>
  <w:font w:name="OpenSymbol">
    <w:altName w:val="Arial Unicode MS"/>
    <w:charset w:val="00"/>
    <w:family w:val="roman"/>
    <w:pitch w:val="variable"/>
  </w:font>
  <w:font w:name="Consolas">
    <w:charset w:val="00"/>
    <w:family w:val="roman"/>
    <w:pitch w:val="variable"/>
  </w:font>
  <w:font w:name="Liberation Sans">
    <w:altName w:val="Arial"/>
    <w:charset w:val="00"/>
    <w:family w:val="swiss"/>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4156326"/>
    </w:sdtPr>
    <w:sdtContent>
      <w:p>
        <w:pPr>
          <w:pStyle w:val="Sidefod"/>
          <w:jc w:val="center"/>
          <w:rPr/>
        </w:pPr>
        <w:r>
          <w:rPr/>
          <w:fldChar w:fldCharType="begin"/>
        </w:r>
        <w:r>
          <w:rPr/>
          <w:instrText> PAGE </w:instrText>
        </w:r>
        <w:r>
          <w:rPr/>
          <w:fldChar w:fldCharType="separate"/>
        </w:r>
        <w:r>
          <w:rPr/>
          <w:t>22</w:t>
        </w:r>
        <w:r>
          <w:rPr/>
          <w:fldChar w:fldCharType="end"/>
        </w:r>
      </w:p>
    </w:sdtContent>
  </w:sdt>
  <w:p>
    <w:pPr>
      <w:pStyle w:val="Sidefod"/>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60510910"/>
    </w:sdtPr>
    <w:sdtContent>
      <w:p>
        <w:pPr>
          <w:pStyle w:val="Sidefod"/>
          <w:jc w:val="center"/>
          <w:rPr/>
        </w:pPr>
        <w:r>
          <w:rPr/>
          <w:fldChar w:fldCharType="begin"/>
        </w:r>
        <w:r>
          <w:rPr/>
          <w:instrText> PAGE </w:instrText>
        </w:r>
        <w:r>
          <w:rPr/>
          <w:fldChar w:fldCharType="separate"/>
        </w:r>
        <w:r>
          <w:rPr/>
          <w:t>2</w:t>
        </w:r>
        <w:r>
          <w:rPr/>
          <w:fldChar w:fldCharType="end"/>
        </w:r>
      </w:p>
    </w:sdtContent>
  </w:sdt>
  <w:p>
    <w:pPr>
      <w:pStyle w:val="Sidefod"/>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idehoved"/>
      <w:rPr/>
    </w:pPr>
    <w:r>
      <w:rPr/>
      <mc:AlternateContent>
        <mc:Choice Requires="wps">
          <w:drawing>
            <wp:anchor behindDoc="1" distT="0" distB="0" distL="114300" distR="114300" simplePos="0" locked="0" layoutInCell="0" allowOverlap="1" relativeHeight="7" wp14:anchorId="534DC552">
              <wp:simplePos x="0" y="0"/>
              <wp:positionH relativeFrom="column">
                <wp:posOffset>4033520</wp:posOffset>
              </wp:positionH>
              <wp:positionV relativeFrom="paragraph">
                <wp:posOffset>-41275</wp:posOffset>
              </wp:positionV>
              <wp:extent cx="1353185" cy="216535"/>
              <wp:effectExtent l="0" t="0" r="0" b="0"/>
              <wp:wrapSquare wrapText="bothSides"/>
              <wp:docPr id="2" name="Billede 32"/>
              <a:graphic xmlns:a="http://schemas.openxmlformats.org/drawingml/2006/main">
                <a:graphicData uri="http://schemas.openxmlformats.org/drawingml/2006/picture">
                  <pic:pic xmlns:pic="http://schemas.openxmlformats.org/drawingml/2006/picture">
                    <pic:nvPicPr>
                      <pic:cNvPr id="0" name="Billede 32" descr=""/>
                      <pic:cNvPicPr/>
                    </pic:nvPicPr>
                    <pic:blipFill>
                      <a:blip r:embed="rId1">
                        <a:extLst>
                          <a:ext uri="{BEBA8EAE-BF5A-486C-A8C5-ECC9F3942E4B}">
                            <a14:imgProps xmlns:a14="http://schemas.microsoft.com/office/drawing/2010/main">
                              <a14:imgLayer r:embed="rId2">
                                <a14:imgEffect>
                                  <a14:brightnessContrast amount="50000" bright="-40000" contrast="40000"/>
                                </a14:imgEffect>
                              </a14:imgLayer>
                            </a14:imgProps>
                          </a:ext>
                        </a:extLst>
                      </a:blip>
                      <a:stretch/>
                    </pic:blipFill>
                    <pic:spPr>
                      <a:xfrm>
                        <a:off x="0" y="0"/>
                        <a:ext cx="1352520" cy="21600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Billede 32" stroked="f" o:allowincell="f" style="position:absolute;margin-left:317.6pt;margin-top:-3.25pt;width:106.45pt;height:16.95pt;mso-wrap-style:none;v-text-anchor:middle" wp14:anchorId="534DC552" type="_x0000_t75">
              <v:imagedata r:id="rId1" o:detectmouseclick="t"/>
              <v:stroke color="#3465a4" joinstyle="round" endcap="flat"/>
              <w10:wrap type="square"/>
            </v:shape>
          </w:pict>
        </mc:Fallback>
      </mc:AlternateContent>
      <w:drawing>
        <wp:anchor behindDoc="1" distT="0" distB="0" distL="114300" distR="114300" simplePos="0" locked="0" layoutInCell="0" allowOverlap="1" relativeHeight="9">
          <wp:simplePos x="0" y="0"/>
          <wp:positionH relativeFrom="column">
            <wp:posOffset>3590925</wp:posOffset>
          </wp:positionH>
          <wp:positionV relativeFrom="paragraph">
            <wp:posOffset>5080</wp:posOffset>
          </wp:positionV>
          <wp:extent cx="332740" cy="485775"/>
          <wp:effectExtent l="0" t="0" r="0" b="0"/>
          <wp:wrapSquare wrapText="bothSides"/>
          <wp:docPr id="3" name="Billed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21" descr=""/>
                  <pic:cNvPicPr>
                    <a:picLocks noChangeAspect="1" noChangeArrowheads="1"/>
                  </pic:cNvPicPr>
                </pic:nvPicPr>
                <pic:blipFill>
                  <a:blip r:embed="rId3"/>
                  <a:stretch>
                    <a:fillRect/>
                  </a:stretch>
                </pic:blipFill>
                <pic:spPr bwMode="auto">
                  <a:xfrm>
                    <a:off x="0" y="0"/>
                    <a:ext cx="332740" cy="485775"/>
                  </a:xfrm>
                  <a:prstGeom prst="rect">
                    <a:avLst/>
                  </a:prstGeom>
                </pic:spPr>
              </pic:pic>
            </a:graphicData>
          </a:graphic>
        </wp:anchor>
      </w:drawing>
      <w:drawing>
        <wp:anchor behindDoc="1" distT="0" distB="0" distL="114300" distR="114300" simplePos="0" locked="0" layoutInCell="0" allowOverlap="1" relativeHeight="6">
          <wp:simplePos x="0" y="0"/>
          <wp:positionH relativeFrom="margin">
            <wp:posOffset>5492750</wp:posOffset>
          </wp:positionH>
          <wp:positionV relativeFrom="paragraph">
            <wp:posOffset>10160</wp:posOffset>
          </wp:positionV>
          <wp:extent cx="452120" cy="452120"/>
          <wp:effectExtent l="0" t="0" r="0" b="0"/>
          <wp:wrapSquare wrapText="bothSides"/>
          <wp:docPr id="4" name="Billede 33"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33" descr="C:\Users\jgje\Dropbox\GeoFyn\Grafik\20190102 Ny grafik\Egne afledte filer\1 LOGOFILER\PNG\Sort\CMYK_Ikon.png"/>
                  <pic:cNvPicPr>
                    <a:picLocks noChangeAspect="1" noChangeArrowheads="1"/>
                  </pic:cNvPicPr>
                </pic:nvPicPr>
                <pic:blipFill>
                  <a:blip r:embed="rId4"/>
                  <a:stretch>
                    <a:fillRect/>
                  </a:stretch>
                </pic:blipFill>
                <pic:spPr bwMode="auto">
                  <a:xfrm>
                    <a:off x="0" y="0"/>
                    <a:ext cx="452120" cy="452120"/>
                  </a:xfrm>
                  <a:prstGeom prst="rect">
                    <a:avLst/>
                  </a:prstGeom>
                </pic:spPr>
              </pic:pic>
            </a:graphicData>
          </a:graphic>
        </wp:anchor>
      </w:drawing>
    </w:r>
  </w:p>
  <w:p>
    <w:pPr>
      <w:pStyle w:val="Sidehoved"/>
      <w:rPr/>
    </w:pPr>
    <w:r>
      <w:rPr/>
      <w:drawing>
        <wp:anchor behindDoc="1" distT="0" distB="0" distL="114300" distR="114300" simplePos="0" locked="0" layoutInCell="0" allowOverlap="1" relativeHeight="8">
          <wp:simplePos x="0" y="0"/>
          <wp:positionH relativeFrom="column">
            <wp:posOffset>4130040</wp:posOffset>
          </wp:positionH>
          <wp:positionV relativeFrom="paragraph">
            <wp:posOffset>105410</wp:posOffset>
          </wp:positionV>
          <wp:extent cx="1059815" cy="179705"/>
          <wp:effectExtent l="0" t="0" r="0" b="0"/>
          <wp:wrapSquare wrapText="bothSides"/>
          <wp:docPr id="5" name="Billede 3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34" descr="Et billede, der indeholder tekst&#10;&#10;Automatisk genereret beskrivelse"/>
                  <pic:cNvPicPr>
                    <a:picLocks noChangeAspect="1" noChangeArrowheads="1"/>
                  </pic:cNvPicPr>
                </pic:nvPicPr>
                <pic:blipFill>
                  <a:blip r:embed="rId5"/>
                  <a:stretch>
                    <a:fillRect/>
                  </a:stretch>
                </pic:blipFill>
                <pic:spPr bwMode="auto">
                  <a:xfrm>
                    <a:off x="0" y="0"/>
                    <a:ext cx="1059815" cy="179705"/>
                  </a:xfrm>
                  <a:prstGeom prst="rect">
                    <a:avLst/>
                  </a:prstGeom>
                </pic:spPr>
              </pic:pic>
            </a:graphicData>
          </a:graphic>
        </wp:anchor>
      </w:drawing>
    </w:r>
  </w:p>
  <w:p>
    <w:pPr>
      <w:pStyle w:val="Sidehoved"/>
      <w:rPr/>
    </w:pPr>
    <w:r>
      <w:rPr/>
    </w:r>
  </w:p>
  <w:p>
    <w:pPr>
      <w:pStyle w:val="Sidehoved"/>
      <w:rPr/>
    </w:pPr>
    <w:r>
      <w:rPr/>
    </w:r>
  </w:p>
  <w:p>
    <w:pPr>
      <w:pStyle w:val="Sidehoved"/>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idehoved"/>
      <w:rPr/>
    </w:pPr>
    <w:r>
      <w:rPr/>
      <w:drawing>
        <wp:anchor behindDoc="1" distT="0" distB="0" distL="114300" distR="114300" simplePos="0" locked="0" layoutInCell="0" allowOverlap="1" relativeHeight="29">
          <wp:simplePos x="0" y="0"/>
          <wp:positionH relativeFrom="margin">
            <wp:posOffset>5492750</wp:posOffset>
          </wp:positionH>
          <wp:positionV relativeFrom="paragraph">
            <wp:posOffset>10160</wp:posOffset>
          </wp:positionV>
          <wp:extent cx="452120" cy="452120"/>
          <wp:effectExtent l="0" t="0" r="0" b="0"/>
          <wp:wrapSquare wrapText="bothSides"/>
          <wp:docPr id="16" name="Billede35"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35" descr="C:\Users\jgje\Dropbox\GeoFyn\Grafik\20190102 Ny grafik\Egne afledte filer\1 LOGOFILER\PNG\Sort\CMYK_Ikon.png"/>
                  <pic:cNvPicPr>
                    <a:picLocks noChangeAspect="1" noChangeArrowheads="1"/>
                  </pic:cNvPicPr>
                </pic:nvPicPr>
                <pic:blipFill>
                  <a:blip r:embed="rId1"/>
                  <a:stretch>
                    <a:fillRect/>
                  </a:stretch>
                </pic:blipFill>
                <pic:spPr bwMode="auto">
                  <a:xfrm>
                    <a:off x="0" y="0"/>
                    <a:ext cx="452120" cy="452120"/>
                  </a:xfrm>
                  <a:prstGeom prst="rect">
                    <a:avLst/>
                  </a:prstGeom>
                </pic:spPr>
              </pic:pic>
            </a:graphicData>
          </a:graphic>
        </wp:anchor>
      </w:drawing>
      <w:drawing>
        <wp:anchor behindDoc="1" distT="0" distB="0" distL="114300" distR="114300" simplePos="0" locked="0" layoutInCell="0" allowOverlap="1" relativeHeight="89">
          <wp:simplePos x="0" y="0"/>
          <wp:positionH relativeFrom="column">
            <wp:posOffset>3590925</wp:posOffset>
          </wp:positionH>
          <wp:positionV relativeFrom="paragraph">
            <wp:posOffset>5080</wp:posOffset>
          </wp:positionV>
          <wp:extent cx="332740" cy="485775"/>
          <wp:effectExtent l="0" t="0" r="0" b="0"/>
          <wp:wrapSquare wrapText="bothSides"/>
          <wp:docPr id="17" name="Billed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37" descr=""/>
                  <pic:cNvPicPr>
                    <a:picLocks noChangeAspect="1" noChangeArrowheads="1"/>
                  </pic:cNvPicPr>
                </pic:nvPicPr>
                <pic:blipFill>
                  <a:blip r:embed="rId2"/>
                  <a:stretch>
                    <a:fillRect/>
                  </a:stretch>
                </pic:blipFill>
                <pic:spPr bwMode="auto">
                  <a:xfrm>
                    <a:off x="0" y="0"/>
                    <a:ext cx="332740" cy="485775"/>
                  </a:xfrm>
                  <a:prstGeom prst="rect">
                    <a:avLst/>
                  </a:prstGeom>
                </pic:spPr>
              </pic:pic>
            </a:graphicData>
          </a:graphic>
        </wp:anchor>
      </w:drawing>
      <mc:AlternateContent>
        <mc:Choice Requires="wps">
          <w:drawing>
            <wp:anchor behindDoc="1" distT="0" distB="0" distL="114300" distR="114300" simplePos="0" locked="0" layoutInCell="0" allowOverlap="1" relativeHeight="49" wp14:anchorId="534DC552">
              <wp:simplePos x="0" y="0"/>
              <wp:positionH relativeFrom="column">
                <wp:posOffset>4033520</wp:posOffset>
              </wp:positionH>
              <wp:positionV relativeFrom="paragraph">
                <wp:posOffset>-41275</wp:posOffset>
              </wp:positionV>
              <wp:extent cx="1353185" cy="216535"/>
              <wp:effectExtent l="0" t="0" r="0" b="0"/>
              <wp:wrapSquare wrapText="bothSides"/>
              <wp:docPr id="18" name="Billede 1"/>
              <a:graphic xmlns:a="http://schemas.openxmlformats.org/drawingml/2006/main">
                <a:graphicData uri="http://schemas.openxmlformats.org/drawingml/2006/picture">
                  <pic:pic xmlns:pic="http://schemas.openxmlformats.org/drawingml/2006/picture">
                    <pic:nvPicPr>
                      <pic:cNvPr id="1" name="Billede 1" descr=""/>
                      <pic:cNvPicPr/>
                    </pic:nvPicPr>
                    <pic:blipFill>
                      <a:blip r:embed="rId3">
                        <a:extLst>
                          <a:ext uri="{BEBA8EAE-BF5A-486C-A8C5-ECC9F3942E4B}">
                            <a14:imgProps xmlns:a14="http://schemas.microsoft.com/office/drawing/2010/main">
                              <a14:imgLayer r:embed="rId2">
                                <a14:imgEffect>
                                  <a14:brightnessContrast amount="50000" bright="-40000" contrast="40000"/>
                                </a14:imgEffect>
                              </a14:imgLayer>
                            </a14:imgProps>
                          </a:ext>
                        </a:extLst>
                      </a:blip>
                      <a:stretch/>
                    </pic:blipFill>
                    <pic:spPr>
                      <a:xfrm>
                        <a:off x="0" y="0"/>
                        <a:ext cx="1352520" cy="216000"/>
                      </a:xfrm>
                      <a:prstGeom prst="rect">
                        <a:avLst/>
                      </a:prstGeom>
                      <a:ln w="0">
                        <a:noFill/>
                      </a:ln>
                    </pic:spPr>
                  </pic:pic>
                </a:graphicData>
              </a:graphic>
            </wp:anchor>
          </w:drawing>
        </mc:Choice>
        <mc:Fallback>
          <w:pict>
            <v:shape id="shape_0" ID="Billede 1" stroked="f" o:allowincell="f" style="position:absolute;margin-left:317.6pt;margin-top:-3.25pt;width:106.45pt;height:16.95pt;mso-wrap-style:none;v-text-anchor:middle" wp14:anchorId="534DC552" type="_x0000_t75">
              <v:imagedata r:id="rId1" o:detectmouseclick="t"/>
              <v:stroke color="#3465a4" joinstyle="round" endcap="flat"/>
              <w10:wrap type="square"/>
            </v:shape>
          </w:pict>
        </mc:Fallback>
      </mc:AlternateContent>
    </w:r>
  </w:p>
  <w:p>
    <w:pPr>
      <w:pStyle w:val="Sidehoved"/>
      <w:rPr/>
    </w:pPr>
    <w:r>
      <w:rPr/>
      <w:drawing>
        <wp:anchor behindDoc="1" distT="0" distB="0" distL="114300" distR="114300" simplePos="0" locked="0" layoutInCell="0" allowOverlap="1" relativeHeight="69">
          <wp:simplePos x="0" y="0"/>
          <wp:positionH relativeFrom="column">
            <wp:posOffset>4130040</wp:posOffset>
          </wp:positionH>
          <wp:positionV relativeFrom="paragraph">
            <wp:posOffset>105410</wp:posOffset>
          </wp:positionV>
          <wp:extent cx="1059815" cy="179705"/>
          <wp:effectExtent l="0" t="0" r="0" b="0"/>
          <wp:wrapSquare wrapText="bothSides"/>
          <wp:docPr id="19" name="Billede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ede36" descr="Et billede, der indeholder tekst&#10;&#10;Automatisk genereret beskrivelse"/>
                  <pic:cNvPicPr>
                    <a:picLocks noChangeAspect="1" noChangeArrowheads="1"/>
                  </pic:cNvPicPr>
                </pic:nvPicPr>
                <pic:blipFill>
                  <a:blip r:embed="rId4"/>
                  <a:stretch>
                    <a:fillRect/>
                  </a:stretch>
                </pic:blipFill>
                <pic:spPr bwMode="auto">
                  <a:xfrm>
                    <a:off x="0" y="0"/>
                    <a:ext cx="1059815" cy="179705"/>
                  </a:xfrm>
                  <a:prstGeom prst="rect">
                    <a:avLst/>
                  </a:prstGeom>
                </pic:spPr>
              </pic:pic>
            </a:graphicData>
          </a:graphic>
        </wp:anchor>
      </w:drawing>
    </w:r>
  </w:p>
  <w:p>
    <w:pPr>
      <w:pStyle w:val="Sidehoved"/>
      <w:rPr/>
    </w:pPr>
    <w:r>
      <w:rPr/>
    </w:r>
  </w:p>
  <w:p>
    <w:pPr>
      <w:pStyle w:val="Sidehoved"/>
      <w:rPr/>
    </w:pPr>
    <w:r>
      <w:rPr/>
    </w:r>
  </w:p>
  <w:p>
    <w:pPr>
      <w:pStyle w:val="Sidehoved"/>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idehoved"/>
      <w:rPr/>
    </w:pPr>
    <w:r>
      <w:rPr/>
      <mc:AlternateContent>
        <mc:Choice Requires="wps">
          <w:drawing>
            <wp:anchor behindDoc="1" distT="0" distB="0" distL="114300" distR="114300" simplePos="0" locked="0" layoutInCell="0" allowOverlap="1" relativeHeight="3" wp14:anchorId="483BC572">
              <wp:simplePos x="0" y="0"/>
              <wp:positionH relativeFrom="column">
                <wp:posOffset>4033520</wp:posOffset>
              </wp:positionH>
              <wp:positionV relativeFrom="paragraph">
                <wp:posOffset>-41275</wp:posOffset>
              </wp:positionV>
              <wp:extent cx="1353185" cy="216535"/>
              <wp:effectExtent l="0" t="0" r="0" b="0"/>
              <wp:wrapSquare wrapText="bothSides"/>
              <wp:docPr id="20" name="Billede 3"/>
              <a:graphic xmlns:a="http://schemas.openxmlformats.org/drawingml/2006/main">
                <a:graphicData uri="http://schemas.openxmlformats.org/drawingml/2006/picture">
                  <pic:pic xmlns:pic="http://schemas.openxmlformats.org/drawingml/2006/picture">
                    <pic:nvPicPr>
                      <pic:cNvPr id="2" name="Billede 3" descr=""/>
                      <pic:cNvPicPr/>
                    </pic:nvPicPr>
                    <pic:blipFill>
                      <a:blip r:embed="rId1">
                        <a:extLst>
                          <a:ext uri="{BEBA8EAE-BF5A-486C-A8C5-ECC9F3942E4B}">
                            <a14:imgProps xmlns:a14="http://schemas.microsoft.com/office/drawing/2010/main">
                              <a14:imgLayer r:embed="rId2">
                                <a14:imgEffect>
                                  <a14:brightnessContrast amount="50000" bright="-40000" contrast="40000"/>
                                </a14:imgEffect>
                              </a14:imgLayer>
                            </a14:imgProps>
                          </a:ext>
                        </a:extLst>
                      </a:blip>
                      <a:stretch/>
                    </pic:blipFill>
                    <pic:spPr>
                      <a:xfrm>
                        <a:off x="0" y="0"/>
                        <a:ext cx="1352520" cy="216000"/>
                      </a:xfrm>
                      <a:prstGeom prst="rect">
                        <a:avLst/>
                      </a:prstGeom>
                      <a:ln w="0">
                        <a:noFill/>
                      </a:ln>
                    </pic:spPr>
                  </pic:pic>
                </a:graphicData>
              </a:graphic>
            </wp:anchor>
          </w:drawing>
        </mc:Choice>
        <mc:Fallback>
          <w:pict>
            <v:shape id="shape_0" ID="Billede 3" stroked="f" o:allowincell="f" style="position:absolute;margin-left:317.6pt;margin-top:-3.25pt;width:106.45pt;height:16.95pt;mso-wrap-style:none;v-text-anchor:middle" wp14:anchorId="483BC572" type="_x0000_t75">
              <v:imagedata r:id="rId1" o:detectmouseclick="t"/>
              <v:stroke color="#3465a4" joinstyle="round" endcap="flat"/>
              <w10:wrap type="square"/>
            </v:shape>
          </w:pict>
        </mc:Fallback>
      </mc:AlternateContent>
      <w:drawing>
        <wp:anchor behindDoc="1" distT="0" distB="0" distL="114300" distR="114300" simplePos="0" locked="0" layoutInCell="0" allowOverlap="1" relativeHeight="5">
          <wp:simplePos x="0" y="0"/>
          <wp:positionH relativeFrom="column">
            <wp:posOffset>3590925</wp:posOffset>
          </wp:positionH>
          <wp:positionV relativeFrom="paragraph">
            <wp:posOffset>5080</wp:posOffset>
          </wp:positionV>
          <wp:extent cx="332740" cy="485775"/>
          <wp:effectExtent l="0" t="0" r="0" b="0"/>
          <wp:wrapSquare wrapText="bothSides"/>
          <wp:docPr id="21" name="Billed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1" descr=""/>
                  <pic:cNvPicPr>
                    <a:picLocks noChangeAspect="1" noChangeArrowheads="1"/>
                  </pic:cNvPicPr>
                </pic:nvPicPr>
                <pic:blipFill>
                  <a:blip r:embed="rId2"/>
                  <a:stretch>
                    <a:fillRect/>
                  </a:stretch>
                </pic:blipFill>
                <pic:spPr bwMode="auto">
                  <a:xfrm>
                    <a:off x="0" y="0"/>
                    <a:ext cx="332740" cy="485775"/>
                  </a:xfrm>
                  <a:prstGeom prst="rect">
                    <a:avLst/>
                  </a:prstGeom>
                </pic:spPr>
              </pic:pic>
            </a:graphicData>
          </a:graphic>
        </wp:anchor>
      </w:drawing>
      <w:drawing>
        <wp:anchor behindDoc="1" distT="0" distB="0" distL="114300" distR="114300" simplePos="0" locked="0" layoutInCell="0" allowOverlap="1" relativeHeight="2">
          <wp:simplePos x="0" y="0"/>
          <wp:positionH relativeFrom="margin">
            <wp:posOffset>5492750</wp:posOffset>
          </wp:positionH>
          <wp:positionV relativeFrom="paragraph">
            <wp:posOffset>10160</wp:posOffset>
          </wp:positionV>
          <wp:extent cx="452120" cy="452120"/>
          <wp:effectExtent l="0" t="0" r="0" b="0"/>
          <wp:wrapSquare wrapText="bothSides"/>
          <wp:docPr id="22" name="Billede 4"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4" descr="C:\Users\jgje\Dropbox\GeoFyn\Grafik\20190102 Ny grafik\Egne afledte filer\1 LOGOFILER\PNG\Sort\CMYK_Ikon.png"/>
                  <pic:cNvPicPr>
                    <a:picLocks noChangeAspect="1" noChangeArrowheads="1"/>
                  </pic:cNvPicPr>
                </pic:nvPicPr>
                <pic:blipFill>
                  <a:blip r:embed="rId3"/>
                  <a:stretch>
                    <a:fillRect/>
                  </a:stretch>
                </pic:blipFill>
                <pic:spPr bwMode="auto">
                  <a:xfrm>
                    <a:off x="0" y="0"/>
                    <a:ext cx="452120" cy="452120"/>
                  </a:xfrm>
                  <a:prstGeom prst="rect">
                    <a:avLst/>
                  </a:prstGeom>
                </pic:spPr>
              </pic:pic>
            </a:graphicData>
          </a:graphic>
        </wp:anchor>
      </w:drawing>
    </w:r>
  </w:p>
  <w:p>
    <w:pPr>
      <w:pStyle w:val="Sidehoved"/>
      <w:rPr/>
    </w:pPr>
    <w:r>
      <w:rPr/>
      <w:drawing>
        <wp:anchor behindDoc="1" distT="0" distB="0" distL="114300" distR="114300" simplePos="0" locked="0" layoutInCell="0" allowOverlap="1" relativeHeight="4">
          <wp:simplePos x="0" y="0"/>
          <wp:positionH relativeFrom="column">
            <wp:posOffset>4130040</wp:posOffset>
          </wp:positionH>
          <wp:positionV relativeFrom="paragraph">
            <wp:posOffset>105410</wp:posOffset>
          </wp:positionV>
          <wp:extent cx="1059815" cy="179705"/>
          <wp:effectExtent l="0" t="0" r="0" b="0"/>
          <wp:wrapSquare wrapText="bothSides"/>
          <wp:docPr id="23"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lede 6" descr="Et billede, der indeholder tekst&#10;&#10;Automatisk genereret beskrivelse"/>
                  <pic:cNvPicPr>
                    <a:picLocks noChangeAspect="1" noChangeArrowheads="1"/>
                  </pic:cNvPicPr>
                </pic:nvPicPr>
                <pic:blipFill>
                  <a:blip r:embed="rId4"/>
                  <a:stretch>
                    <a:fillRect/>
                  </a:stretch>
                </pic:blipFill>
                <pic:spPr bwMode="auto">
                  <a:xfrm>
                    <a:off x="0" y="0"/>
                    <a:ext cx="1059815" cy="179705"/>
                  </a:xfrm>
                  <a:prstGeom prst="rect">
                    <a:avLst/>
                  </a:prstGeom>
                </pic:spPr>
              </pic:pic>
            </a:graphicData>
          </a:graphic>
        </wp:anchor>
      </w:drawing>
    </w:r>
  </w:p>
  <w:p>
    <w:pPr>
      <w:pStyle w:val="Sidehoved"/>
      <w:rPr/>
    </w:pPr>
    <w:r>
      <w:rPr/>
    </w:r>
  </w:p>
  <w:p>
    <w:pPr>
      <w:pStyle w:val="Sidehoved"/>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Overskrift1"/>
      <w:numFmt w:val="decimal"/>
      <w:lvlText w:val="%1."/>
      <w:lvlJc w:val="left"/>
      <w:pPr>
        <w:tabs>
          <w:tab w:val="num" w:pos="0"/>
        </w:tabs>
        <w:ind w:left="720" w:hanging="36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4"/>
    <w:lvlOverride w:ilvl="0">
      <w:startOverride w:val="1"/>
    </w:lvlOverride>
  </w:num>
  <w:num w:numId="17">
    <w:abstractNumId w:val="2"/>
    <w:lvlOverride w:ilvl="0">
      <w:startOverride w:val="1"/>
    </w:lvlOverride>
  </w:num>
</w:numbering>
</file>

<file path=word/settings.xml><?xml version="1.0" encoding="utf-8"?>
<w:settings xmlns:w="http://schemas.openxmlformats.org/wordprocessingml/2006/main">
  <w:zoom w:percent="110"/>
  <w:trackRevisio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entury Gothic" w:hAnsi="Century Gothic" w:eastAsia="メイリオ" w:cs="Arial" w:asciiTheme="minorHAnsi" w:cstheme="minorBidi" w:eastAsiaTheme="minorEastAsia" w:hAnsiTheme="minorHAnsi"/>
        <w:sz w:val="17"/>
        <w:szCs w:val="17"/>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uiPriority="0"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4082b"/>
    <w:pPr>
      <w:widowControl/>
      <w:bidi w:val="0"/>
      <w:spacing w:lineRule="auto" w:line="300" w:before="0" w:after="160"/>
      <w:jc w:val="left"/>
    </w:pPr>
    <w:rPr>
      <w:rFonts w:ascii="Century Gothic" w:hAnsi="Century Gothic" w:eastAsia="メイリオ" w:cs="Arial" w:asciiTheme="minorHAnsi" w:cstheme="minorBidi" w:eastAsiaTheme="minorEastAsia" w:hAnsiTheme="minorHAnsi"/>
      <w:color w:val="auto"/>
      <w:kern w:val="0"/>
      <w:sz w:val="20"/>
      <w:szCs w:val="17"/>
      <w:lang w:val="da-DK" w:eastAsia="ja-JP" w:bidi="ar-SA"/>
    </w:rPr>
  </w:style>
  <w:style w:type="paragraph" w:styleId="Overskrift1">
    <w:name w:val="Heading 1"/>
    <w:basedOn w:val="Normal"/>
    <w:next w:val="Normal"/>
    <w:link w:val="Overskrift1Tegn"/>
    <w:autoRedefine/>
    <w:qFormat/>
    <w:rsid w:val="000d5713"/>
    <w:pPr>
      <w:keepNext w:val="true"/>
      <w:keepLines/>
      <w:numPr>
        <w:ilvl w:val="0"/>
        <w:numId w:val="1"/>
      </w:numPr>
      <w:spacing w:lineRule="auto" w:line="240" w:before="0" w:after="0"/>
      <w:ind w:left="360" w:hanging="0"/>
      <w:outlineLvl w:val="0"/>
    </w:pPr>
    <w:rPr>
      <w:rFonts w:ascii="Century Gothic" w:hAnsi="Century Gothic" w:eastAsia="メイリオ" w:cs="Times New Roman" w:asciiTheme="majorHAnsi" w:cstheme="majorBidi" w:eastAsiaTheme="majorEastAsia" w:hAnsiTheme="majorHAnsi"/>
      <w:b/>
      <w:sz w:val="32"/>
      <w:szCs w:val="28"/>
    </w:rPr>
  </w:style>
  <w:style w:type="paragraph" w:styleId="Overskrift2">
    <w:name w:val="Heading 2"/>
    <w:basedOn w:val="Normal"/>
    <w:next w:val="Normal"/>
    <w:link w:val="Overskrift2Tegn"/>
    <w:unhideWhenUsed/>
    <w:qFormat/>
    <w:rsid w:val="0074082b"/>
    <w:pPr>
      <w:keepNext w:val="true"/>
      <w:keepLines/>
      <w:spacing w:lineRule="auto" w:line="240" w:before="0" w:after="0"/>
      <w:outlineLvl w:val="1"/>
    </w:pPr>
    <w:rPr>
      <w:rFonts w:ascii="Century Gothic" w:hAnsi="Century Gothic" w:eastAsia="メイリオ" w:cs="Times New Roman" w:asciiTheme="majorHAnsi" w:cstheme="majorBidi" w:eastAsiaTheme="majorEastAsia" w:hAnsiTheme="majorHAnsi"/>
      <w:b/>
      <w:color w:val="404040" w:themeColor="text1" w:themeTint="bf"/>
      <w:sz w:val="24"/>
      <w:szCs w:val="24"/>
    </w:rPr>
  </w:style>
  <w:style w:type="paragraph" w:styleId="Overskrift3">
    <w:name w:val="Heading 3"/>
    <w:basedOn w:val="Normal"/>
    <w:next w:val="Normal"/>
    <w:link w:val="Overskrift3Tegn"/>
    <w:unhideWhenUsed/>
    <w:qFormat/>
    <w:pPr>
      <w:keepNext w:val="true"/>
      <w:keepLines/>
      <w:spacing w:lineRule="auto" w:line="240" w:before="40" w:after="0"/>
      <w:outlineLvl w:val="2"/>
    </w:pPr>
    <w:rPr>
      <w:rFonts w:ascii="Century Gothic" w:hAnsi="Century Gothic" w:eastAsia="メイリオ" w:cs="Times New Roman" w:asciiTheme="majorHAnsi" w:cstheme="majorBidi" w:eastAsiaTheme="majorEastAsia" w:hAnsiTheme="majorHAnsi"/>
      <w:color w:val="B01513" w:themeColor="accent1"/>
      <w:sz w:val="22"/>
      <w:szCs w:val="22"/>
    </w:rPr>
  </w:style>
  <w:style w:type="paragraph" w:styleId="Overskrift4">
    <w:name w:val="Heading 4"/>
    <w:basedOn w:val="Normal"/>
    <w:next w:val="Normal"/>
    <w:link w:val="Overskrift4Tegn"/>
    <w:unhideWhenUsed/>
    <w:qFormat/>
    <w:pPr>
      <w:keepNext w:val="true"/>
      <w:keepLines/>
      <w:spacing w:before="160" w:after="0"/>
      <w:outlineLvl w:val="3"/>
    </w:pPr>
    <w:rPr>
      <w:rFonts w:ascii="Century Gothic" w:hAnsi="Century Gothic" w:eastAsia="メイリオ" w:cs="Times New Roman" w:asciiTheme="majorHAnsi" w:cstheme="majorBidi" w:eastAsiaTheme="majorEastAsia" w:hAnsiTheme="majorHAnsi"/>
      <w:b/>
      <w:bCs/>
      <w:color w:val="000000" w:themeColor="text1"/>
      <w:szCs w:val="20"/>
    </w:rPr>
  </w:style>
  <w:style w:type="paragraph" w:styleId="Overskrift5">
    <w:name w:val="Heading 5"/>
    <w:basedOn w:val="Normal"/>
    <w:next w:val="Normal"/>
    <w:link w:val="Overskrift5Tegn"/>
    <w:uiPriority w:val="9"/>
    <w:semiHidden/>
    <w:unhideWhenUsed/>
    <w:qFormat/>
    <w:pPr>
      <w:keepNext w:val="true"/>
      <w:keepLines/>
      <w:spacing w:before="40" w:after="0"/>
      <w:outlineLvl w:val="4"/>
    </w:pPr>
    <w:rPr>
      <w:rFonts w:ascii="Century Gothic" w:hAnsi="Century Gothic" w:eastAsia="メイリオ" w:cs="Times New Roman" w:asciiTheme="majorHAnsi" w:cstheme="majorBidi" w:eastAsiaTheme="majorEastAsia" w:hAnsiTheme="majorHAnsi"/>
      <w:szCs w:val="20"/>
    </w:rPr>
  </w:style>
  <w:style w:type="paragraph" w:styleId="Overskrift6">
    <w:name w:val="Heading 6"/>
    <w:basedOn w:val="Normal"/>
    <w:next w:val="Normal"/>
    <w:link w:val="Overskrift6Tegn"/>
    <w:uiPriority w:val="9"/>
    <w:semiHidden/>
    <w:unhideWhenUsed/>
    <w:qFormat/>
    <w:pPr>
      <w:keepNext w:val="true"/>
      <w:keepLines/>
      <w:spacing w:before="160" w:after="0"/>
      <w:outlineLvl w:val="5"/>
    </w:pPr>
    <w:rPr>
      <w:rFonts w:ascii="Century Gothic" w:hAnsi="Century Gothic" w:eastAsia="メイリオ" w:cs="Times New Roman" w:asciiTheme="majorHAnsi" w:cstheme="majorBidi" w:eastAsiaTheme="majorEastAsia" w:hAnsiTheme="majorHAnsi"/>
      <w:b/>
      <w:bCs/>
      <w:i/>
      <w:iCs/>
      <w:szCs w:val="20"/>
    </w:rPr>
  </w:style>
  <w:style w:type="paragraph" w:styleId="Overskrift7">
    <w:name w:val="Heading 7"/>
    <w:basedOn w:val="Normal"/>
    <w:next w:val="Normal"/>
    <w:link w:val="Overskrift7Tegn"/>
    <w:uiPriority w:val="9"/>
    <w:semiHidden/>
    <w:unhideWhenUsed/>
    <w:qFormat/>
    <w:pPr>
      <w:keepNext w:val="true"/>
      <w:keepLines/>
      <w:spacing w:before="40" w:after="0"/>
      <w:outlineLvl w:val="6"/>
    </w:pPr>
    <w:rPr>
      <w:rFonts w:ascii="Century Gothic" w:hAnsi="Century Gothic" w:eastAsia="メイリオ" w:cs="Times New Roman" w:asciiTheme="majorHAnsi" w:cstheme="majorBidi" w:eastAsiaTheme="majorEastAsia" w:hAnsiTheme="majorHAnsi"/>
      <w:i/>
      <w:iCs/>
      <w:color w:val="000000" w:themeColor="text1"/>
      <w:szCs w:val="20"/>
    </w:rPr>
  </w:style>
  <w:style w:type="paragraph" w:styleId="Overskrift8">
    <w:name w:val="Heading 8"/>
    <w:basedOn w:val="Normal"/>
    <w:next w:val="Normal"/>
    <w:link w:val="Overskrift8Tegn"/>
    <w:uiPriority w:val="9"/>
    <w:semiHidden/>
    <w:unhideWhenUsed/>
    <w:qFormat/>
    <w:pPr>
      <w:keepNext w:val="true"/>
      <w:keepLines/>
      <w:spacing w:before="120" w:after="0"/>
      <w:outlineLvl w:val="7"/>
    </w:pPr>
    <w:rPr>
      <w:rFonts w:ascii="Century Gothic" w:hAnsi="Century Gothic" w:eastAsia="メイリオ" w:cs="Times New Roman" w:asciiTheme="majorHAnsi" w:cstheme="majorBidi" w:eastAsiaTheme="majorEastAsia" w:hAnsiTheme="majorHAnsi"/>
      <w:b/>
      <w:bCs/>
      <w:color w:val="000000" w:themeColor="text1"/>
    </w:rPr>
  </w:style>
  <w:style w:type="paragraph" w:styleId="Overskrift9">
    <w:name w:val="Heading 9"/>
    <w:basedOn w:val="Normal"/>
    <w:next w:val="Normal"/>
    <w:link w:val="Overskrift9Tegn"/>
    <w:uiPriority w:val="9"/>
    <w:semiHidden/>
    <w:unhideWhenUsed/>
    <w:qFormat/>
    <w:pPr>
      <w:keepNext w:val="true"/>
      <w:keepLines/>
      <w:spacing w:before="40" w:after="0"/>
      <w:outlineLvl w:val="8"/>
    </w:pPr>
    <w:rPr>
      <w:rFonts w:ascii="Century Gothic" w:hAnsi="Century Gothic" w:eastAsia="メイリオ" w:cs="Times New Roman" w:asciiTheme="majorHAnsi" w:cstheme="majorBidi" w:eastAsiaTheme="majorEastAsia" w:hAnsiTheme="majorHAnsi"/>
      <w:b/>
      <w:bCs/>
      <w:i/>
      <w:iCs/>
      <w:color w:val="000000" w:themeColor="text1"/>
    </w:rPr>
  </w:style>
  <w:style w:type="character" w:styleId="DefaultParagraphFont" w:default="1">
    <w:name w:val="Default Paragraph Font"/>
    <w:uiPriority w:val="1"/>
    <w:semiHidden/>
    <w:unhideWhenUsed/>
    <w:qFormat/>
    <w:rPr/>
  </w:style>
  <w:style w:type="character" w:styleId="BookTitle">
    <w:name w:val="Book Title"/>
    <w:basedOn w:val="DefaultParagraphFont"/>
    <w:uiPriority w:val="33"/>
    <w:qFormat/>
    <w:rPr>
      <w:b/>
      <w:bCs/>
      <w:smallCaps/>
      <w:spacing w:val="10"/>
    </w:rPr>
  </w:style>
  <w:style w:type="character" w:styleId="Fremhvet">
    <w:name w:val="Fremhævet"/>
    <w:basedOn w:val="DefaultParagraphFont"/>
    <w:uiPriority w:val="20"/>
    <w:qFormat/>
    <w:rPr>
      <w:i/>
      <w:iCs/>
      <w:color w:val="000000" w:themeColor="text1"/>
    </w:rPr>
  </w:style>
  <w:style w:type="character" w:styleId="Overskrift1Tegn" w:customStyle="1">
    <w:name w:val="Overskrift 1 Tegn"/>
    <w:basedOn w:val="DefaultParagraphFont"/>
    <w:link w:val="Overskrift1"/>
    <w:qFormat/>
    <w:rsid w:val="000d5713"/>
    <w:rPr>
      <w:rFonts w:ascii="Century Gothic" w:hAnsi="Century Gothic" w:eastAsia="メイリオ" w:cs="Times New Roman" w:asciiTheme="majorHAnsi" w:cstheme="majorBidi" w:eastAsiaTheme="majorEastAsia" w:hAnsiTheme="majorHAnsi"/>
      <w:b/>
      <w:sz w:val="32"/>
      <w:szCs w:val="28"/>
      <w:lang w:val="da-DK"/>
    </w:rPr>
  </w:style>
  <w:style w:type="character" w:styleId="Overskrift2Tegn" w:customStyle="1">
    <w:name w:val="Overskrift 2 Tegn"/>
    <w:basedOn w:val="DefaultParagraphFont"/>
    <w:link w:val="Overskrift2"/>
    <w:qFormat/>
    <w:rsid w:val="0074082b"/>
    <w:rPr>
      <w:rFonts w:ascii="Century Gothic" w:hAnsi="Century Gothic" w:eastAsia="メイリオ" w:cs="Times New Roman" w:asciiTheme="majorHAnsi" w:cstheme="majorBidi" w:eastAsiaTheme="majorEastAsia" w:hAnsiTheme="majorHAnsi"/>
      <w:b/>
      <w:color w:val="404040" w:themeColor="text1" w:themeTint="bf"/>
      <w:sz w:val="24"/>
      <w:szCs w:val="24"/>
      <w:lang w:val="da-DK"/>
    </w:rPr>
  </w:style>
  <w:style w:type="character" w:styleId="Overskrift3Tegn" w:customStyle="1">
    <w:name w:val="Overskrift 3 Tegn"/>
    <w:basedOn w:val="DefaultParagraphFont"/>
    <w:link w:val="Overskrift3"/>
    <w:qFormat/>
    <w:rPr>
      <w:rFonts w:ascii="Century Gothic" w:hAnsi="Century Gothic" w:eastAsia="メイリオ" w:cs="Times New Roman" w:asciiTheme="majorHAnsi" w:cstheme="majorBidi" w:eastAsiaTheme="majorEastAsia" w:hAnsiTheme="majorHAnsi"/>
      <w:color w:val="B01513" w:themeColor="accent1"/>
      <w:sz w:val="22"/>
      <w:szCs w:val="22"/>
    </w:rPr>
  </w:style>
  <w:style w:type="character" w:styleId="Overskrift4Tegn" w:customStyle="1">
    <w:name w:val="Overskrift 4 Tegn"/>
    <w:basedOn w:val="DefaultParagraphFont"/>
    <w:link w:val="Overskrift4"/>
    <w:qFormat/>
    <w:rPr>
      <w:rFonts w:ascii="Century Gothic" w:hAnsi="Century Gothic" w:eastAsia="メイリオ" w:cs="Times New Roman" w:asciiTheme="majorHAnsi" w:cstheme="majorBidi" w:eastAsiaTheme="majorEastAsia" w:hAnsiTheme="majorHAnsi"/>
      <w:b/>
      <w:bCs/>
      <w:color w:val="000000" w:themeColor="text1"/>
      <w:sz w:val="20"/>
      <w:szCs w:val="20"/>
    </w:rPr>
  </w:style>
  <w:style w:type="character" w:styleId="Overskrift5Tegn" w:customStyle="1">
    <w:name w:val="Overskrift 5 Tegn"/>
    <w:basedOn w:val="DefaultParagraphFont"/>
    <w:link w:val="Overskrift5"/>
    <w:uiPriority w:val="9"/>
    <w:semiHidden/>
    <w:qFormat/>
    <w:rPr>
      <w:rFonts w:ascii="Century Gothic" w:hAnsi="Century Gothic" w:eastAsia="メイリオ" w:cs="Times New Roman" w:asciiTheme="majorHAnsi" w:cstheme="majorBidi" w:eastAsiaTheme="majorEastAsia" w:hAnsiTheme="majorHAnsi"/>
      <w:sz w:val="20"/>
      <w:szCs w:val="20"/>
    </w:rPr>
  </w:style>
  <w:style w:type="character" w:styleId="Overskrift6Tegn" w:customStyle="1">
    <w:name w:val="Overskrift 6 Tegn"/>
    <w:basedOn w:val="DefaultParagraphFont"/>
    <w:link w:val="Overskrift6"/>
    <w:uiPriority w:val="9"/>
    <w:semiHidden/>
    <w:qFormat/>
    <w:rPr>
      <w:rFonts w:ascii="Century Gothic" w:hAnsi="Century Gothic" w:eastAsia="メイリオ" w:cs="Times New Roman" w:asciiTheme="majorHAnsi" w:cstheme="majorBidi" w:eastAsiaTheme="majorEastAsia" w:hAnsiTheme="majorHAnsi"/>
      <w:b/>
      <w:bCs/>
      <w:i/>
      <w:iCs/>
      <w:sz w:val="20"/>
      <w:szCs w:val="20"/>
    </w:rPr>
  </w:style>
  <w:style w:type="character" w:styleId="Overskrift7Tegn" w:customStyle="1">
    <w:name w:val="Overskrift 7 Tegn"/>
    <w:basedOn w:val="DefaultParagraphFont"/>
    <w:link w:val="Overskrift7"/>
    <w:uiPriority w:val="9"/>
    <w:semiHidden/>
    <w:qFormat/>
    <w:rPr>
      <w:rFonts w:ascii="Century Gothic" w:hAnsi="Century Gothic" w:eastAsia="メイリオ" w:cs="Times New Roman" w:asciiTheme="majorHAnsi" w:cstheme="majorBidi" w:eastAsiaTheme="majorEastAsia" w:hAnsiTheme="majorHAnsi"/>
      <w:i/>
      <w:iCs/>
      <w:color w:val="000000" w:themeColor="text1"/>
      <w:sz w:val="20"/>
      <w:szCs w:val="20"/>
    </w:rPr>
  </w:style>
  <w:style w:type="character" w:styleId="Overskrift8Tegn" w:customStyle="1">
    <w:name w:val="Overskrift 8 Tegn"/>
    <w:basedOn w:val="DefaultParagraphFont"/>
    <w:link w:val="Overskrift8"/>
    <w:uiPriority w:val="9"/>
    <w:semiHidden/>
    <w:qFormat/>
    <w:rPr>
      <w:rFonts w:ascii="Century Gothic" w:hAnsi="Century Gothic" w:eastAsia="メイリオ" w:cs="Times New Roman" w:asciiTheme="majorHAnsi" w:cstheme="majorBidi" w:eastAsiaTheme="majorEastAsia" w:hAnsiTheme="majorHAnsi"/>
      <w:b/>
      <w:bCs/>
      <w:color w:val="000000" w:themeColor="text1"/>
    </w:rPr>
  </w:style>
  <w:style w:type="character" w:styleId="Overskrift9Tegn" w:customStyle="1">
    <w:name w:val="Overskrift 9 Tegn"/>
    <w:basedOn w:val="DefaultParagraphFont"/>
    <w:link w:val="Overskrift9"/>
    <w:uiPriority w:val="9"/>
    <w:semiHidden/>
    <w:qFormat/>
    <w:rPr>
      <w:rFonts w:ascii="Century Gothic" w:hAnsi="Century Gothic" w:eastAsia="メイリオ" w:cs="Times New Roman" w:asciiTheme="majorHAnsi" w:cstheme="majorBidi" w:eastAsiaTheme="majorEastAsia" w:hAnsiTheme="majorHAnsi"/>
      <w:b/>
      <w:bCs/>
      <w:i/>
      <w:iCs/>
      <w:color w:val="000000" w:themeColor="text1"/>
    </w:rPr>
  </w:style>
  <w:style w:type="character" w:styleId="IntenseEmphasis">
    <w:name w:val="Intense Emphasis"/>
    <w:basedOn w:val="DefaultParagraphFont"/>
    <w:uiPriority w:val="21"/>
    <w:qFormat/>
    <w:rPr>
      <w:b/>
      <w:bCs/>
      <w:i/>
      <w:iCs/>
      <w:color w:val="auto"/>
    </w:rPr>
  </w:style>
  <w:style w:type="character" w:styleId="StrktcitatTegn" w:customStyle="1">
    <w:name w:val="Stærkt citat Tegn"/>
    <w:basedOn w:val="DefaultParagraphFont"/>
    <w:link w:val="Strktcitat"/>
    <w:uiPriority w:val="30"/>
    <w:qFormat/>
    <w:rPr>
      <w:color w:val="B01513" w:themeColor="accent1"/>
      <w:sz w:val="28"/>
      <w:szCs w:val="28"/>
    </w:rPr>
  </w:style>
  <w:style w:type="character" w:styleId="IntenseReference">
    <w:name w:val="Intense Reference"/>
    <w:basedOn w:val="DefaultParagraphFont"/>
    <w:uiPriority w:val="32"/>
    <w:qFormat/>
    <w:rPr>
      <w:b/>
      <w:bCs/>
      <w:smallCaps/>
      <w:color w:val="auto"/>
      <w:spacing w:val="5"/>
      <w:u w:val="single"/>
    </w:rPr>
  </w:style>
  <w:style w:type="character" w:styleId="Hyperlink">
    <w:name w:val="Hyperlink"/>
    <w:basedOn w:val="DefaultParagraphFont"/>
    <w:uiPriority w:val="99"/>
    <w:unhideWhenUsed/>
    <w:rPr>
      <w:color w:val="4FB8C1" w:themeColor="text2" w:themeTint="99"/>
      <w:u w:val="single"/>
    </w:rPr>
  </w:style>
  <w:style w:type="character" w:styleId="Besgthyperlink">
    <w:name w:val="Besøgt hyperlink"/>
    <w:basedOn w:val="DefaultParagraphFont"/>
    <w:uiPriority w:val="99"/>
    <w:semiHidden/>
    <w:unhideWhenUsed/>
    <w:rPr>
      <w:color w:val="9DFFCB" w:themeColor="followedHyperlink"/>
      <w:u w:val="single"/>
    </w:rPr>
  </w:style>
  <w:style w:type="character" w:styleId="IngenafstandTegn" w:customStyle="1">
    <w:name w:val="Ingen afstand Tegn"/>
    <w:basedOn w:val="DefaultParagraphFont"/>
    <w:link w:val="Ingenafstand"/>
    <w:uiPriority w:val="1"/>
    <w:qFormat/>
    <w:rsid w:val="006d5779"/>
    <w:rPr>
      <w:sz w:val="18"/>
    </w:rPr>
  </w:style>
  <w:style w:type="character" w:styleId="CitatTegn" w:customStyle="1">
    <w:name w:val="Citat Tegn"/>
    <w:basedOn w:val="DefaultParagraphFont"/>
    <w:link w:val="Citat"/>
    <w:uiPriority w:val="29"/>
    <w:qFormat/>
    <w:rPr>
      <w:rFonts w:ascii="Century Gothic" w:hAnsi="Century Gothic" w:eastAsia="メイリオ" w:cs="Times New Roman" w:asciiTheme="majorHAnsi" w:cstheme="majorBidi" w:eastAsiaTheme="majorEastAsia" w:hAnsiTheme="majorHAnsi"/>
    </w:rPr>
  </w:style>
  <w:style w:type="character" w:styleId="Strong">
    <w:name w:val="Strong"/>
    <w:basedOn w:val="DefaultParagraphFont"/>
    <w:uiPriority w:val="22"/>
    <w:qFormat/>
    <w:rPr>
      <w:b/>
      <w:bCs/>
    </w:rPr>
  </w:style>
  <w:style w:type="character" w:styleId="UndertitelTegn" w:customStyle="1">
    <w:name w:val="Undertitel Tegn"/>
    <w:basedOn w:val="DefaultParagraphFont"/>
    <w:link w:val="Undertitel"/>
    <w:uiPriority w:val="11"/>
    <w:qFormat/>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smallCaps/>
      <w:color w:val="404040" w:themeColor="text1" w:themeTint="bf"/>
      <w:u w:val="single" w:color="7F7F7F"/>
    </w:rPr>
  </w:style>
  <w:style w:type="character" w:styleId="TitelTegn" w:customStyle="1">
    <w:name w:val="Titel Tegn"/>
    <w:basedOn w:val="DefaultParagraphFont"/>
    <w:link w:val="Titel"/>
    <w:uiPriority w:val="10"/>
    <w:qFormat/>
    <w:rPr>
      <w:rFonts w:ascii="Century Gothic" w:hAnsi="Century Gothic" w:eastAsia="メイリオ" w:cs="Times New Roman" w:asciiTheme="majorHAnsi" w:cstheme="majorBidi" w:eastAsiaTheme="majorEastAsia" w:hAnsiTheme="majorHAnsi"/>
      <w:color w:val="B01513" w:themeColor="accent1"/>
      <w:kern w:val="2"/>
      <w:sz w:val="72"/>
      <w:szCs w:val="72"/>
    </w:rPr>
  </w:style>
  <w:style w:type="character" w:styleId="Annotationreference">
    <w:name w:val="annotation reference"/>
    <w:basedOn w:val="DefaultParagraphFont"/>
    <w:uiPriority w:val="99"/>
    <w:semiHidden/>
    <w:unhideWhenUsed/>
    <w:qFormat/>
    <w:rsid w:val="00f561b7"/>
    <w:rPr>
      <w:sz w:val="16"/>
      <w:szCs w:val="16"/>
    </w:rPr>
  </w:style>
  <w:style w:type="character" w:styleId="KommentartekstTegn" w:customStyle="1">
    <w:name w:val="Kommentartekst Tegn"/>
    <w:basedOn w:val="DefaultParagraphFont"/>
    <w:link w:val="Kommentartekst"/>
    <w:qFormat/>
    <w:rsid w:val="00f561b7"/>
    <w:rPr>
      <w:sz w:val="20"/>
      <w:szCs w:val="20"/>
    </w:rPr>
  </w:style>
  <w:style w:type="character" w:styleId="KommentaremneTegn" w:customStyle="1">
    <w:name w:val="Kommentaremne Tegn"/>
    <w:basedOn w:val="KommentartekstTegn"/>
    <w:link w:val="Kommentaremne"/>
    <w:uiPriority w:val="99"/>
    <w:semiHidden/>
    <w:qFormat/>
    <w:rsid w:val="00f561b7"/>
    <w:rPr>
      <w:b/>
      <w:bCs/>
      <w:sz w:val="20"/>
      <w:szCs w:val="20"/>
    </w:rPr>
  </w:style>
  <w:style w:type="character" w:styleId="MarkeringsbobletekstTegn" w:customStyle="1">
    <w:name w:val="Markeringsbobletekst Tegn"/>
    <w:basedOn w:val="DefaultParagraphFont"/>
    <w:link w:val="Markeringsbobletekst"/>
    <w:uiPriority w:val="99"/>
    <w:semiHidden/>
    <w:qFormat/>
    <w:rsid w:val="00f561b7"/>
    <w:rPr>
      <w:rFonts w:ascii="Segoe UI" w:hAnsi="Segoe UI" w:cs="Segoe UI"/>
      <w:sz w:val="18"/>
      <w:szCs w:val="18"/>
    </w:rPr>
  </w:style>
  <w:style w:type="character" w:styleId="SidehovedTegn" w:customStyle="1">
    <w:name w:val="Sidehoved Tegn"/>
    <w:basedOn w:val="DefaultParagraphFont"/>
    <w:link w:val="Sidehoved"/>
    <w:qFormat/>
    <w:rsid w:val="00940b32"/>
    <w:rPr/>
  </w:style>
  <w:style w:type="character" w:styleId="SidefodTegn" w:customStyle="1">
    <w:name w:val="Sidefod Tegn"/>
    <w:basedOn w:val="DefaultParagraphFont"/>
    <w:link w:val="Sidefod"/>
    <w:uiPriority w:val="99"/>
    <w:qFormat/>
    <w:rsid w:val="00940b32"/>
    <w:rPr/>
  </w:style>
  <w:style w:type="character" w:styleId="Indeksspring" w:customStyle="1">
    <w:name w:val="Indeksspring"/>
    <w:qFormat/>
    <w:rsid w:val="00c71f1f"/>
    <w:rPr/>
  </w:style>
  <w:style w:type="character" w:styleId="Punktopstilling" w:customStyle="1">
    <w:name w:val="Punktopstilling"/>
    <w:qFormat/>
    <w:rsid w:val="00c71f1f"/>
    <w:rPr>
      <w:rFonts w:ascii="OpenSymbol" w:hAnsi="OpenSymbol" w:eastAsia="OpenSymbol" w:cs="OpenSymbol"/>
    </w:rPr>
  </w:style>
  <w:style w:type="character" w:styleId="BodyTextChar" w:customStyle="1">
    <w:name w:val="Body Text Char"/>
    <w:basedOn w:val="DefaultParagraphFont"/>
    <w:qFormat/>
    <w:rsid w:val="00c71f1f"/>
    <w:rPr/>
  </w:style>
  <w:style w:type="character" w:styleId="VerbatimChar" w:customStyle="1">
    <w:name w:val="Verbatim Char"/>
    <w:basedOn w:val="BodyTextChar"/>
    <w:qFormat/>
    <w:rsid w:val="00c71f1f"/>
    <w:rPr>
      <w:rFonts w:ascii="Consolas" w:hAnsi="Consolas"/>
      <w:sz w:val="22"/>
    </w:rPr>
  </w:style>
  <w:style w:type="character" w:styleId="Linjenummerering">
    <w:name w:val="Linjenummerering"/>
    <w:rPr/>
  </w:style>
  <w:style w:type="paragraph" w:styleId="Overskrift">
    <w:name w:val="Overskrift"/>
    <w:basedOn w:val="Normal"/>
    <w:next w:val="Brdtekst"/>
    <w:qFormat/>
    <w:pPr>
      <w:keepNext w:val="true"/>
      <w:spacing w:before="240" w:after="120"/>
    </w:pPr>
    <w:rPr>
      <w:rFonts w:ascii="Liberation Sans" w:hAnsi="Liberation Sans" w:eastAsia="Microsoft YaHei" w:cs="Arial"/>
      <w:sz w:val="28"/>
      <w:szCs w:val="28"/>
    </w:rPr>
  </w:style>
  <w:style w:type="paragraph" w:styleId="Brdtekst">
    <w:name w:val="Body Text"/>
    <w:basedOn w:val="Normal"/>
    <w:pPr>
      <w:spacing w:lineRule="auto" w:line="276" w:before="0" w:after="140"/>
    </w:pPr>
    <w:rPr/>
  </w:style>
  <w:style w:type="paragraph" w:styleId="Liste">
    <w:name w:val="List"/>
    <w:basedOn w:val="Normal"/>
    <w:semiHidden/>
    <w:unhideWhenUsed/>
    <w:rsid w:val="00c71f1f"/>
    <w:pPr>
      <w:suppressAutoHyphens w:val="true"/>
      <w:spacing w:lineRule="auto" w:line="276" w:before="0" w:after="140"/>
    </w:pPr>
    <w:rPr>
      <w:rFonts w:ascii="Times New Roman" w:hAnsi="Times New Roman" w:eastAsia="NSimSun" w:cs="Arial"/>
      <w:kern w:val="2"/>
      <w:sz w:val="24"/>
      <w:szCs w:val="24"/>
      <w:lang w:eastAsia="zh-CN" w:bidi="hi-IN"/>
    </w:rPr>
  </w:style>
  <w:style w:type="paragraph" w:styleId="Billedtekst">
    <w:name w:val="Caption"/>
    <w:basedOn w:val="Normal"/>
    <w:qFormat/>
    <w:pPr>
      <w:suppressLineNumbers/>
      <w:spacing w:before="120" w:after="120"/>
    </w:pPr>
    <w:rPr>
      <w:rFonts w:cs="Arial"/>
      <w:i/>
      <w:iCs/>
      <w:sz w:val="24"/>
      <w:szCs w:val="24"/>
    </w:rPr>
  </w:style>
  <w:style w:type="paragraph" w:styleId="Indeks" w:customStyle="1">
    <w:name w:val="Indeks"/>
    <w:basedOn w:val="Normal"/>
    <w:qFormat/>
    <w:rsid w:val="00c71f1f"/>
    <w:pPr>
      <w:suppressLineNumbers/>
      <w:suppressAutoHyphens w:val="true"/>
      <w:spacing w:lineRule="auto" w:line="240" w:before="0" w:after="0"/>
    </w:pPr>
    <w:rPr>
      <w:rFonts w:ascii="Times New Roman" w:hAnsi="Times New Roman" w:eastAsia="NSimSun" w:cs="Arial"/>
      <w:kern w:val="2"/>
      <w:sz w:val="24"/>
      <w:szCs w:val="24"/>
      <w:lang w:eastAsia="zh-CN" w:bidi="hi-IN"/>
    </w:rPr>
  </w:style>
  <w:style w:type="paragraph" w:styleId="Caption">
    <w:name w:val="caption"/>
    <w:basedOn w:val="Normal"/>
    <w:next w:val="Normal"/>
    <w:semiHidden/>
    <w:unhideWhenUsed/>
    <w:qFormat/>
    <w:pPr>
      <w:spacing w:lineRule="auto" w:line="240"/>
    </w:pPr>
    <w:rPr>
      <w:b/>
      <w:bCs/>
      <w:smallCaps/>
      <w:color w:val="595959" w:themeColor="text1" w:themeTint="a6"/>
      <w:spacing w:val="6"/>
    </w:rPr>
  </w:style>
  <w:style w:type="paragraph" w:styleId="IntenseQuote">
    <w:name w:val="Intense Quote"/>
    <w:basedOn w:val="Normal"/>
    <w:next w:val="Normal"/>
    <w:link w:val="StrktcitatTegn"/>
    <w:uiPriority w:val="30"/>
    <w:qFormat/>
    <w:pPr>
      <w:pBdr>
        <w:left w:val="single" w:sz="36" w:space="4" w:color="B01513"/>
      </w:pBdr>
      <w:spacing w:beforeAutospacing="1" w:after="160"/>
      <w:ind w:left="1224" w:right="1224" w:hanging="0"/>
    </w:pPr>
    <w:rPr>
      <w:color w:val="B01513" w:themeColor="accent1"/>
      <w:sz w:val="28"/>
      <w:szCs w:val="28"/>
    </w:rPr>
  </w:style>
  <w:style w:type="paragraph" w:styleId="NoSpacing">
    <w:name w:val="No Spacing"/>
    <w:link w:val="IngenafstandTegn"/>
    <w:autoRedefine/>
    <w:uiPriority w:val="1"/>
    <w:qFormat/>
    <w:rsid w:val="006d5779"/>
    <w:pPr>
      <w:widowControl/>
      <w:bidi w:val="0"/>
      <w:spacing w:lineRule="auto" w:line="240" w:before="0" w:after="0"/>
      <w:jc w:val="left"/>
    </w:pPr>
    <w:rPr>
      <w:rFonts w:ascii="Century Gothic" w:hAnsi="Century Gothic" w:eastAsia="メイリオ" w:cs="Arial" w:asciiTheme="minorHAnsi" w:cstheme="minorBidi" w:eastAsiaTheme="minorEastAsia" w:hAnsiTheme="minorHAnsi"/>
      <w:color w:val="auto"/>
      <w:kern w:val="0"/>
      <w:sz w:val="18"/>
      <w:szCs w:val="17"/>
      <w:lang w:val="en-US" w:eastAsia="ja-JP" w:bidi="ar-SA"/>
    </w:rPr>
  </w:style>
  <w:style w:type="paragraph" w:styleId="Quote">
    <w:name w:val="Quote"/>
    <w:basedOn w:val="Normal"/>
    <w:next w:val="Normal"/>
    <w:link w:val="CitatTegn"/>
    <w:uiPriority w:val="29"/>
    <w:qFormat/>
    <w:pPr>
      <w:spacing w:before="160" w:after="160"/>
      <w:ind w:left="864" w:right="864" w:hanging="0"/>
    </w:pPr>
    <w:rPr>
      <w:rFonts w:ascii="Century Gothic" w:hAnsi="Century Gothic" w:eastAsia="メイリオ" w:cs="Times New Roman" w:asciiTheme="majorHAnsi" w:cstheme="majorBidi" w:eastAsiaTheme="majorEastAsia" w:hAnsiTheme="majorHAnsi"/>
    </w:rPr>
  </w:style>
  <w:style w:type="paragraph" w:styleId="Undertitel">
    <w:name w:val="Subtitle"/>
    <w:basedOn w:val="Normal"/>
    <w:next w:val="Normal"/>
    <w:link w:val="UndertitelTegn"/>
    <w:uiPriority w:val="11"/>
    <w:qFormat/>
    <w:pPr/>
    <w:rPr>
      <w:sz w:val="28"/>
      <w:szCs w:val="28"/>
    </w:rPr>
  </w:style>
  <w:style w:type="paragraph" w:styleId="Titel">
    <w:name w:val="Title"/>
    <w:basedOn w:val="Normal"/>
    <w:next w:val="Normal"/>
    <w:link w:val="TitelTegn"/>
    <w:uiPriority w:val="10"/>
    <w:qFormat/>
    <w:pPr>
      <w:spacing w:lineRule="auto" w:line="240" w:before="0" w:after="0"/>
      <w:contextualSpacing/>
    </w:pPr>
    <w:rPr>
      <w:rFonts w:ascii="Century Gothic" w:hAnsi="Century Gothic" w:eastAsia="メイリオ" w:cs="Times New Roman" w:asciiTheme="majorHAnsi" w:cstheme="majorBidi" w:eastAsiaTheme="majorEastAsia" w:hAnsiTheme="majorHAnsi"/>
      <w:color w:val="B01513" w:themeColor="accent1"/>
      <w:kern w:val="2"/>
      <w:sz w:val="72"/>
      <w:szCs w:val="72"/>
    </w:rPr>
  </w:style>
  <w:style w:type="paragraph" w:styleId="ListParagraph">
    <w:name w:val="List Paragraph"/>
    <w:basedOn w:val="Normal"/>
    <w:qFormat/>
    <w:pPr>
      <w:spacing w:before="0" w:after="160"/>
      <w:ind w:left="720" w:hanging="0"/>
      <w:contextualSpacing/>
    </w:pPr>
    <w:rPr/>
  </w:style>
  <w:style w:type="paragraph" w:styleId="TOCHeading">
    <w:name w:val="TOC Heading"/>
    <w:basedOn w:val="Overskrift1"/>
    <w:next w:val="Normal"/>
    <w:uiPriority w:val="39"/>
    <w:unhideWhenUsed/>
    <w:qFormat/>
    <w:rsid w:val="00d461b8"/>
    <w:pPr>
      <w:numPr>
        <w:ilvl w:val="0"/>
        <w:numId w:val="0"/>
      </w:numPr>
      <w:spacing w:lineRule="auto" w:line="259" w:before="240" w:after="0"/>
      <w:ind w:left="360" w:hanging="0"/>
      <w:outlineLvl w:val="9"/>
    </w:pPr>
    <w:rPr>
      <w:color w:val="830F0E" w:themeColor="accent1" w:themeShade="bf"/>
      <w:szCs w:val="32"/>
      <w:lang w:eastAsia="da-DK"/>
    </w:rPr>
  </w:style>
  <w:style w:type="paragraph" w:styleId="Indholdsfortegnelse1">
    <w:name w:val="TOC 1"/>
    <w:basedOn w:val="Normal"/>
    <w:next w:val="Normal"/>
    <w:autoRedefine/>
    <w:uiPriority w:val="39"/>
    <w:unhideWhenUsed/>
    <w:rsid w:val="00d461b8"/>
    <w:pPr>
      <w:spacing w:before="0" w:after="100"/>
    </w:pPr>
    <w:rPr/>
  </w:style>
  <w:style w:type="paragraph" w:styleId="Indholdsfortegnelse2">
    <w:name w:val="TOC 2"/>
    <w:basedOn w:val="Normal"/>
    <w:next w:val="Normal"/>
    <w:autoRedefine/>
    <w:uiPriority w:val="39"/>
    <w:unhideWhenUsed/>
    <w:rsid w:val="00d461b8"/>
    <w:pPr>
      <w:spacing w:before="0" w:after="100"/>
      <w:ind w:left="170" w:hanging="0"/>
    </w:pPr>
    <w:rPr/>
  </w:style>
  <w:style w:type="paragraph" w:styleId="Indholdsfortegnelse3">
    <w:name w:val="TOC 3"/>
    <w:basedOn w:val="Normal"/>
    <w:next w:val="Normal"/>
    <w:autoRedefine/>
    <w:uiPriority w:val="39"/>
    <w:unhideWhenUsed/>
    <w:rsid w:val="00d461b8"/>
    <w:pPr>
      <w:spacing w:before="0" w:after="100"/>
      <w:ind w:left="340" w:hanging="0"/>
    </w:pPr>
    <w:rPr/>
  </w:style>
  <w:style w:type="paragraph" w:styleId="Annotationtext">
    <w:name w:val="annotation text"/>
    <w:basedOn w:val="Normal"/>
    <w:link w:val="KommentartekstTegn"/>
    <w:unhideWhenUsed/>
    <w:qFormat/>
    <w:rsid w:val="00f561b7"/>
    <w:pPr>
      <w:spacing w:lineRule="auto" w:line="240"/>
    </w:pPr>
    <w:rPr>
      <w:szCs w:val="20"/>
    </w:rPr>
  </w:style>
  <w:style w:type="paragraph" w:styleId="Annotationsubject">
    <w:name w:val="annotation subject"/>
    <w:basedOn w:val="Annotationtext"/>
    <w:next w:val="Annotationtext"/>
    <w:link w:val="KommentaremneTegn"/>
    <w:uiPriority w:val="99"/>
    <w:semiHidden/>
    <w:unhideWhenUsed/>
    <w:qFormat/>
    <w:rsid w:val="00f561b7"/>
    <w:pPr/>
    <w:rPr>
      <w:b/>
      <w:bCs/>
    </w:rPr>
  </w:style>
  <w:style w:type="paragraph" w:styleId="BalloonText">
    <w:name w:val="Balloon Text"/>
    <w:basedOn w:val="Normal"/>
    <w:link w:val="MarkeringsbobletekstTegn"/>
    <w:uiPriority w:val="99"/>
    <w:semiHidden/>
    <w:unhideWhenUsed/>
    <w:qFormat/>
    <w:rsid w:val="00f561b7"/>
    <w:pPr>
      <w:spacing w:lineRule="auto" w:line="240" w:before="0" w:after="0"/>
    </w:pPr>
    <w:rPr>
      <w:rFonts w:ascii="Segoe UI" w:hAnsi="Segoe UI" w:cs="Segoe UI"/>
      <w:szCs w:val="18"/>
    </w:rPr>
  </w:style>
  <w:style w:type="paragraph" w:styleId="Sidehovedogsidefod" w:customStyle="1">
    <w:name w:val="Sidehoved og sidefod"/>
    <w:basedOn w:val="Normal"/>
    <w:qFormat/>
    <w:rsid w:val="00c71f1f"/>
    <w:pPr>
      <w:suppressAutoHyphens w:val="true"/>
      <w:spacing w:lineRule="auto" w:line="240" w:before="0" w:after="0"/>
    </w:pPr>
    <w:rPr>
      <w:rFonts w:ascii="Times New Roman" w:hAnsi="Times New Roman" w:eastAsia="NSimSun" w:cs="Arial"/>
      <w:kern w:val="2"/>
      <w:sz w:val="24"/>
      <w:szCs w:val="24"/>
      <w:lang w:eastAsia="zh-CN" w:bidi="hi-IN"/>
    </w:rPr>
  </w:style>
  <w:style w:type="paragraph" w:styleId="Sidehoved">
    <w:name w:val="Header"/>
    <w:basedOn w:val="Normal"/>
    <w:link w:val="SidehovedTegn"/>
    <w:unhideWhenUsed/>
    <w:rsid w:val="00940b32"/>
    <w:pPr>
      <w:tabs>
        <w:tab w:val="clear" w:pos="720"/>
        <w:tab w:val="center" w:pos="4819" w:leader="none"/>
        <w:tab w:val="right" w:pos="9638" w:leader="none"/>
      </w:tabs>
      <w:spacing w:lineRule="auto" w:line="240" w:before="0" w:after="0"/>
    </w:pPr>
    <w:rPr/>
  </w:style>
  <w:style w:type="paragraph" w:styleId="Sidefod">
    <w:name w:val="Footer"/>
    <w:basedOn w:val="Normal"/>
    <w:link w:val="SidefodTegn"/>
    <w:uiPriority w:val="99"/>
    <w:unhideWhenUsed/>
    <w:rsid w:val="00940b32"/>
    <w:pPr>
      <w:tabs>
        <w:tab w:val="clear" w:pos="720"/>
        <w:tab w:val="center" w:pos="4819" w:leader="none"/>
        <w:tab w:val="right" w:pos="9638" w:leader="none"/>
      </w:tabs>
      <w:spacing w:lineRule="auto" w:line="240" w:before="0" w:after="0"/>
    </w:pPr>
    <w:rPr/>
  </w:style>
  <w:style w:type="paragraph" w:styleId="Enttedelettre" w:customStyle="1">
    <w:name w:val="En-tête de lettre"/>
    <w:basedOn w:val="Normal"/>
    <w:qFormat/>
    <w:rsid w:val="00e726b5"/>
    <w:pPr>
      <w:spacing w:lineRule="auto" w:line="288" w:before="0" w:after="0"/>
    </w:pPr>
    <w:rPr>
      <w:rFonts w:ascii="Times New Roman" w:hAnsi="Times New Roman" w:eastAsia="Times New Roman" w:cs="Times New Roman"/>
      <w:sz w:val="24"/>
      <w:szCs w:val="24"/>
      <w:lang w:eastAsia="en-US"/>
    </w:rPr>
  </w:style>
  <w:style w:type="paragraph" w:styleId="Msonormal" w:customStyle="1">
    <w:name w:val="msonormal"/>
    <w:basedOn w:val="Normal"/>
    <w:qFormat/>
    <w:rsid w:val="00c71f1f"/>
    <w:pPr>
      <w:spacing w:lineRule="auto" w:line="240" w:beforeAutospacing="1" w:afterAutospacing="1"/>
    </w:pPr>
    <w:rPr>
      <w:rFonts w:ascii="Times New Roman" w:hAnsi="Times New Roman" w:eastAsia="Times New Roman" w:cs="Times New Roman"/>
      <w:sz w:val="24"/>
      <w:szCs w:val="24"/>
      <w:lang w:eastAsia="da-DK"/>
    </w:rPr>
  </w:style>
  <w:style w:type="paragraph" w:styleId="Index1">
    <w:name w:val="index 1"/>
    <w:basedOn w:val="Normal"/>
    <w:next w:val="Normal"/>
    <w:autoRedefine/>
    <w:uiPriority w:val="99"/>
    <w:semiHidden/>
    <w:unhideWhenUsed/>
    <w:qFormat/>
    <w:rsid w:val="00c71f1f"/>
    <w:pPr>
      <w:suppressAutoHyphens w:val="true"/>
      <w:spacing w:lineRule="auto" w:line="240" w:before="0" w:after="0"/>
      <w:ind w:left="240" w:hanging="240"/>
    </w:pPr>
    <w:rPr>
      <w:rFonts w:ascii="Times New Roman" w:hAnsi="Times New Roman" w:eastAsia="NSimSun" w:cs="Mangal"/>
      <w:kern w:val="2"/>
      <w:sz w:val="24"/>
      <w:szCs w:val="21"/>
      <w:lang w:eastAsia="zh-CN" w:bidi="hi-IN"/>
    </w:rPr>
  </w:style>
  <w:style w:type="paragraph" w:styleId="Indexheading">
    <w:name w:val="index heading"/>
    <w:basedOn w:val="TOCHeading"/>
    <w:semiHidden/>
    <w:unhideWhenUsed/>
    <w:qFormat/>
    <w:rsid w:val="00c71f1f"/>
    <w:pPr>
      <w:keepNext w:val="false"/>
      <w:keepLines w:val="false"/>
      <w:suppressLineNumbers/>
      <w:suppressAutoHyphens w:val="true"/>
      <w:spacing w:lineRule="auto" w:line="240" w:before="0" w:after="0"/>
    </w:pPr>
    <w:rPr>
      <w:rFonts w:ascii="Times New Roman" w:hAnsi="Times New Roman" w:eastAsia="NSimSun" w:cs="Arial"/>
      <w:bCs/>
      <w:color w:val="auto"/>
      <w:kern w:val="2"/>
      <w:lang w:eastAsia="zh-CN" w:bidi="hi-IN"/>
    </w:rPr>
  </w:style>
  <w:style w:type="paragraph" w:styleId="ListBullet">
    <w:name w:val="List Bullet"/>
    <w:basedOn w:val="Normal"/>
    <w:uiPriority w:val="99"/>
    <w:semiHidden/>
    <w:unhideWhenUsed/>
    <w:qFormat/>
    <w:rsid w:val="00c71f1f"/>
    <w:pPr>
      <w:numPr>
        <w:ilvl w:val="0"/>
        <w:numId w:val="3"/>
      </w:numPr>
      <w:suppressAutoHyphens w:val="true"/>
      <w:spacing w:lineRule="auto" w:line="240" w:before="0" w:after="0"/>
      <w:contextualSpacing/>
    </w:pPr>
    <w:rPr>
      <w:rFonts w:ascii="Times New Roman" w:hAnsi="Times New Roman" w:eastAsia="NSimSun" w:cs="Mangal"/>
      <w:kern w:val="2"/>
      <w:sz w:val="24"/>
      <w:szCs w:val="21"/>
      <w:lang w:eastAsia="zh-CN" w:bidi="hi-IN"/>
    </w:rPr>
  </w:style>
  <w:style w:type="paragraph" w:styleId="ListNumber">
    <w:name w:val="List Number"/>
    <w:basedOn w:val="Normal"/>
    <w:uiPriority w:val="99"/>
    <w:unhideWhenUsed/>
    <w:qFormat/>
    <w:rsid w:val="00c71f1f"/>
    <w:pPr>
      <w:numPr>
        <w:ilvl w:val="0"/>
        <w:numId w:val="4"/>
      </w:numPr>
      <w:suppressAutoHyphens w:val="true"/>
      <w:spacing w:lineRule="auto" w:line="240" w:before="0" w:after="0"/>
      <w:contextualSpacing/>
    </w:pPr>
    <w:rPr>
      <w:rFonts w:ascii="Times New Roman" w:hAnsi="Times New Roman" w:eastAsia="NSimSun" w:cs="Mangal"/>
      <w:kern w:val="2"/>
      <w:sz w:val="24"/>
      <w:szCs w:val="21"/>
      <w:lang w:eastAsia="zh-CN" w:bidi="hi-IN"/>
    </w:rPr>
  </w:style>
  <w:style w:type="paragraph" w:styleId="Compact" w:customStyle="1">
    <w:name w:val="Compact"/>
    <w:basedOn w:val="Normal"/>
    <w:qFormat/>
    <w:rsid w:val="00c71f1f"/>
    <w:pPr>
      <w:suppressAutoHyphens w:val="true"/>
      <w:spacing w:lineRule="auto" w:line="276" w:before="36" w:after="36"/>
    </w:pPr>
    <w:rPr>
      <w:rFonts w:ascii="Times New Roman" w:hAnsi="Times New Roman" w:eastAsia="NSimSun" w:cs="Arial"/>
      <w:kern w:val="2"/>
      <w:sz w:val="24"/>
      <w:szCs w:val="24"/>
      <w:lang w:eastAsia="zh-CN" w:bidi="hi-IN"/>
    </w:rPr>
  </w:style>
  <w:style w:type="paragraph" w:styleId="Tabelindhold">
    <w:name w:val="Tabelindhold"/>
    <w:basedOn w:val="Normal"/>
    <w:qFormat/>
    <w:pPr/>
    <w:rPr/>
  </w:style>
  <w:style w:type="paragraph" w:styleId="Tabeloverskrift" w:customStyle="1">
    <w:name w:val="Tabeloverskrift"/>
    <w:basedOn w:val="Normal"/>
    <w:qFormat/>
    <w:rsid w:val="00c71f1f"/>
    <w:pPr>
      <w:widowControl w:val="false"/>
      <w:suppressLineNumbers/>
      <w:suppressAutoHyphens w:val="true"/>
      <w:spacing w:lineRule="auto" w:line="240" w:before="0" w:after="0"/>
      <w:jc w:val="center"/>
    </w:pPr>
    <w:rPr>
      <w:rFonts w:ascii="Times New Roman" w:hAnsi="Times New Roman" w:eastAsia="NSimSun" w:cs="Arial"/>
      <w:b/>
      <w:bCs/>
      <w:kern w:val="2"/>
      <w:sz w:val="24"/>
      <w:szCs w:val="24"/>
      <w:lang w:eastAsia="zh-CN" w:bidi="hi-IN"/>
    </w:rPr>
  </w:style>
  <w:style w:type="numbering" w:styleId="NoList" w:default="1">
    <w:name w:val="No List"/>
    <w:uiPriority w:val="99"/>
    <w:semiHidden/>
    <w:unhideWhenUsed/>
    <w:qFormat/>
  </w:style>
  <w:style w:type="table" w:default="1" w:styleId="Tabel-Normal">
    <w:name w:val="Normal Table"/>
    <w:uiPriority w:val="99"/>
    <w:semiHidden/>
    <w:unhideWhenUsed/>
    <w:tblPr>
      <w:tblCellMar>
        <w:top w:w="0" w:type="dxa"/>
        <w:left w:w="108" w:type="dxa"/>
        <w:bottom w:w="0" w:type="dxa"/>
        <w:right w:w="108" w:type="dxa"/>
      </w:tblCellMar>
    </w:tblPr>
  </w:style>
  <w:style w:type="table" w:styleId="Tabel-Gitter">
    <w:name w:val="Table Grid"/>
    <w:basedOn w:val="Tabel-Normal"/>
    <w:uiPriority w:val="39"/>
    <w:rsid w:val="0004376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Almindeligtabel2">
    <w:name w:val="Plain Table 2"/>
    <w:basedOn w:val="Tabel-Normal"/>
    <w:uiPriority w:val="42"/>
    <w:rsid w:val="00c71f1f"/>
    <w:pPr>
      <w:spacing w:after="0" w:line="240" w:lineRule="auto"/>
    </w:pPr>
    <w:rPr>
      <w:lang w:val="da-DK" w:eastAsia="zh-CN" w:bidi="hi-IN"/>
      <w:sz w:val="24"/>
      <w:szCs w:val="24"/>
    </w:r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Tabelgitter-lys">
    <w:name w:val="Grid Table Light"/>
    <w:basedOn w:val="Tabel-Normal"/>
    <w:uiPriority w:val="40"/>
    <w:rsid w:val="00c71f1f"/>
    <w:pPr>
      <w:spacing w:after="0" w:line="240" w:lineRule="auto"/>
    </w:pPr>
    <w:rPr>
      <w:lang w:val="da-DK" w:eastAsia="zh-CN" w:bidi="hi-IN"/>
      <w:sz w:val="24"/>
      <w:szCs w:val="24"/>
    </w:r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image" Target="media/image6.png"/><Relationship Id="rId5" Type="http://schemas.openxmlformats.org/officeDocument/2006/relationships/image" Target="media/image7.png"/><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 Id="rId9" Type="http://schemas.openxmlformats.org/officeDocument/2006/relationships/image" Target="media/image11.png"/><Relationship Id="rId10" Type="http://schemas.openxmlformats.org/officeDocument/2006/relationships/image" Target="media/image12.png"/><Relationship Id="rId11" Type="http://schemas.openxmlformats.org/officeDocument/2006/relationships/image" Target="media/image13.png"/><Relationship Id="rId12" Type="http://schemas.openxmlformats.org/officeDocument/2006/relationships/image" Target="media/image14.png"/><Relationship Id="rId13" Type="http://schemas.openxmlformats.org/officeDocument/2006/relationships/image" Target="media/image15.png"/><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comments" Target="comment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Relationship Id="rId24" Type="http://schemas.openxmlformats.org/officeDocument/2006/relationships/customXml" Target="../customXml/item2.xml"/>
</Relationships>
</file>

<file path=word/_rels/header1.xml.rels><?xml version="1.0" encoding="UTF-8"?>
<Relationships xmlns="http://schemas.openxmlformats.org/package/2006/relationships"><Relationship Id="rId1" Type="http://schemas.openxmlformats.org/officeDocument/2006/relationships/image" Target="media/image2.png"/><Relationship Id="rId2" Type="http://schemas.microsoft.com/office/2007/relationships/hdphoto" Target="media/hdphoto1.wdp"/><Relationship Id="rId3" Type="http://schemas.openxmlformats.org/officeDocument/2006/relationships/image" Target="media/image3.png"/><Relationship Id="rId4" Type="http://schemas.openxmlformats.org/officeDocument/2006/relationships/image" Target="media/image4.png"/><Relationship Id="rId5" Type="http://schemas.openxmlformats.org/officeDocument/2006/relationships/image" Target="media/image5.png"/>
</Relationships>
</file>

<file path=word/_rels/header2.xml.rels><?xml version="1.0" encoding="UTF-8"?>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png"/><Relationship Id="rId3" Type="http://schemas.openxmlformats.org/officeDocument/2006/relationships/image" Target="media/image2.png"/><Relationship Id="rId4" Type="http://schemas.openxmlformats.org/officeDocument/2006/relationships/image" Target="media/image5.png"/>
</Relationships>
</file>

<file path=word/_rels/header3.xml.rels><?xml version="1.0" encoding="UTF-8"?>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
</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B885B260-0554-4EC8-BF94-7C9BB3FF8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Ion-design (tomt).dotx</Template>
  <TotalTime>886</TotalTime>
  <Application>LibreOffice/7.2.2.2$Windows_X86_64 LibreOffice_project/02b2acce88a210515b4a5bb2e46cbfb63fe97d56</Application>
  <AppVersion>15.0000</AppVersion>
  <Pages>22</Pages>
  <Words>4639</Words>
  <Characters>30163</Characters>
  <CharactersWithSpaces>34315</CharactersWithSpaces>
  <Paragraphs>603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2015-07-23T07:50:00Z</dcterms:created>
  <dc:creator>Jesper Gaardboe Jensen</dc:creator>
  <dc:description/>
  <dc:language>da-DK</dc:language>
  <cp:lastModifiedBy/>
  <cp:lastPrinted>2021-11-29T20:49:00Z</cp:lastPrinted>
  <dcterms:modified xsi:type="dcterms:W3CDTF">2021-12-05T20:15:14Z</dcterms:modified>
  <cp:revision>308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